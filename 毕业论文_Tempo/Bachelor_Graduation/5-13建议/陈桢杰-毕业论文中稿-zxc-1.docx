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1D12" w14:textId="77777777" w:rsidR="00E94555" w:rsidRDefault="00000000">
      <w:pPr>
        <w:jc w:val="center"/>
        <w:rPr>
          <w:rFonts w:ascii="黑体" w:eastAsia="黑体" w:hAnsi="黑体" w:cs="黑体" w:hint="eastAsia"/>
          <w:sz w:val="44"/>
          <w:szCs w:val="44"/>
        </w:rPr>
      </w:pPr>
      <w:r>
        <w:rPr>
          <w:rFonts w:ascii="黑体" w:eastAsia="黑体" w:hAnsi="黑体" w:cs="黑体" w:hint="eastAsia"/>
          <w:sz w:val="44"/>
          <w:szCs w:val="44"/>
        </w:rPr>
        <w:t>面向下一代投资者的投资账本的设计与实现</w:t>
      </w:r>
    </w:p>
    <w:p w14:paraId="72660A49" w14:textId="77777777" w:rsidR="00E94555" w:rsidRDefault="00E94555">
      <w:pPr>
        <w:jc w:val="center"/>
        <w:rPr>
          <w:rFonts w:ascii="黑体" w:eastAsia="黑体" w:hAnsi="黑体" w:cs="黑体" w:hint="eastAsia"/>
          <w:sz w:val="44"/>
          <w:szCs w:val="44"/>
        </w:rPr>
      </w:pPr>
    </w:p>
    <w:p w14:paraId="4FA58F0D" w14:textId="77777777" w:rsidR="00E94555" w:rsidRDefault="00000000">
      <w:pPr>
        <w:jc w:val="center"/>
        <w:rPr>
          <w:rFonts w:ascii="黑体" w:eastAsia="黑体" w:hAnsi="黑体" w:cs="黑体" w:hint="eastAsia"/>
          <w:sz w:val="22"/>
          <w:szCs w:val="22"/>
        </w:rPr>
      </w:pPr>
      <w:r>
        <w:rPr>
          <w:rFonts w:ascii="黑体" w:eastAsia="黑体" w:hAnsi="黑体" w:cs="黑体" w:hint="eastAsia"/>
          <w:sz w:val="22"/>
          <w:szCs w:val="22"/>
        </w:rPr>
        <w:t>指导老师：郑晓晨 萧若薇</w:t>
      </w:r>
    </w:p>
    <w:p w14:paraId="1D6DBB5E" w14:textId="77777777" w:rsidR="00E94555" w:rsidRDefault="00000000">
      <w:pPr>
        <w:jc w:val="center"/>
        <w:rPr>
          <w:rFonts w:ascii="黑体" w:eastAsia="黑体" w:hAnsi="黑体" w:cs="黑体" w:hint="eastAsia"/>
          <w:sz w:val="22"/>
          <w:szCs w:val="22"/>
        </w:rPr>
      </w:pPr>
      <w:r>
        <w:rPr>
          <w:rFonts w:ascii="黑体" w:eastAsia="黑体" w:hAnsi="黑体" w:cs="黑体" w:hint="eastAsia"/>
          <w:sz w:val="22"/>
          <w:szCs w:val="22"/>
        </w:rPr>
        <w:t>陈桢杰 自动化与智能制造学院 11911421</w:t>
      </w:r>
    </w:p>
    <w:p w14:paraId="15B9D03B" w14:textId="77777777" w:rsidR="00E94555" w:rsidRDefault="00E94555">
      <w:pPr>
        <w:rPr>
          <w:rFonts w:ascii="黑体" w:eastAsia="黑体" w:hAnsi="黑体" w:cs="黑体" w:hint="eastAsia"/>
          <w:sz w:val="44"/>
          <w:szCs w:val="44"/>
        </w:rPr>
      </w:pPr>
    </w:p>
    <w:p w14:paraId="14761B10" w14:textId="77777777" w:rsidR="00E94555" w:rsidRDefault="00000000">
      <w:pPr>
        <w:outlineLvl w:val="0"/>
        <w:rPr>
          <w:rFonts w:ascii="黑体" w:eastAsia="黑体" w:hAnsi="黑体" w:cs="黑体" w:hint="eastAsia"/>
          <w:sz w:val="32"/>
          <w:szCs w:val="32"/>
        </w:rPr>
      </w:pPr>
      <w:bookmarkStart w:id="0" w:name="_Toc1209"/>
      <w:r>
        <w:rPr>
          <w:rFonts w:ascii="黑体" w:eastAsia="黑体" w:hAnsi="黑体" w:cs="黑体"/>
          <w:sz w:val="32"/>
          <w:szCs w:val="32"/>
        </w:rPr>
        <w:t>[</w:t>
      </w:r>
      <w:r>
        <w:rPr>
          <w:rFonts w:ascii="黑体" w:eastAsia="黑体" w:hAnsi="黑体" w:cs="黑体" w:hint="eastAsia"/>
          <w:sz w:val="32"/>
          <w:szCs w:val="32"/>
        </w:rPr>
        <w:t>摘要</w:t>
      </w:r>
      <w:r>
        <w:rPr>
          <w:rFonts w:ascii="黑体" w:eastAsia="黑体" w:hAnsi="黑体" w:cs="黑体"/>
          <w:sz w:val="32"/>
          <w:szCs w:val="32"/>
        </w:rPr>
        <w:t>]</w:t>
      </w:r>
      <w:bookmarkEnd w:id="0"/>
    </w:p>
    <w:p w14:paraId="11F8EE10" w14:textId="77777777" w:rsidR="00E94555" w:rsidRDefault="00E94555"/>
    <w:p w14:paraId="15D18699" w14:textId="20FBC328" w:rsidR="00E94555" w:rsidRDefault="00000000">
      <w:pPr>
        <w:rPr>
          <w:rFonts w:ascii="宋体" w:eastAsia="宋体" w:hAnsi="宋体" w:cs="宋体" w:hint="eastAsia"/>
          <w:sz w:val="28"/>
          <w:szCs w:val="28"/>
        </w:rPr>
      </w:pPr>
      <w:r>
        <w:rPr>
          <w:rFonts w:ascii="宋体" w:eastAsia="宋体" w:hAnsi="宋体" w:cs="宋体" w:hint="eastAsia"/>
          <w:sz w:val="28"/>
          <w:szCs w:val="28"/>
        </w:rPr>
        <w:t>在移动互联网和金融科技快速发展的背景下，年轻投资者能够接触到的金融产品数量不断增加，但信息复杂度、术语门槛和交易诱导也同步上升。对刚进入职场或刚开始形成储蓄习惯的用户而言，传统金融应用往往更强调产品销售、行情刺激与交易效率，而较少关注投资认知建立、长期行为养成和风险意识培养。本课题以 FirstSpot 为</w:t>
      </w:r>
      <w:del w:id="1" w:author="Xiaochen Zheng" w:date="2026-05-13T15:38:00Z" w16du:dateUtc="2026-05-13T07:38:00Z">
        <w:r w:rsidDel="00142428">
          <w:rPr>
            <w:rFonts w:ascii="宋体" w:eastAsia="宋体" w:hAnsi="宋体" w:cs="宋体" w:hint="eastAsia"/>
            <w:sz w:val="28"/>
            <w:szCs w:val="28"/>
          </w:rPr>
          <w:delText>毕业设计</w:delText>
        </w:r>
      </w:del>
      <w:ins w:id="2" w:author="Xiaochen Zheng" w:date="2026-05-13T15:38:00Z" w16du:dateUtc="2026-05-13T07:38:00Z">
        <w:r w:rsidR="00142428">
          <w:rPr>
            <w:rFonts w:ascii="宋体" w:eastAsia="宋体" w:hAnsi="宋体" w:cs="宋体" w:hint="eastAsia"/>
            <w:sz w:val="28"/>
            <w:szCs w:val="28"/>
          </w:rPr>
          <w:t>研究</w:t>
        </w:r>
      </w:ins>
      <w:r>
        <w:rPr>
          <w:rFonts w:ascii="宋体" w:eastAsia="宋体" w:hAnsi="宋体" w:cs="宋体" w:hint="eastAsia"/>
          <w:sz w:val="28"/>
          <w:szCs w:val="28"/>
        </w:rPr>
        <w:t>对象，尝试设计并实现一款面向下一代投资者的投资账本与投资者教育应用。项目以“降低理解门槛、建立稳健观念、提升持续学习动机”为核心目标，将用户体验设计、游戏化设计和跨平台移动应用开发结合起来，探索设计学方法在金融科技产品中的应用路径。</w:t>
      </w:r>
    </w:p>
    <w:p w14:paraId="22256A8F" w14:textId="226A1BBE" w:rsidR="00E94555" w:rsidRDefault="00000000">
      <w:pPr>
        <w:rPr>
          <w:rFonts w:ascii="宋体" w:eastAsia="宋体" w:hAnsi="宋体" w:cs="宋体" w:hint="eastAsia"/>
          <w:sz w:val="28"/>
          <w:szCs w:val="28"/>
        </w:rPr>
      </w:pPr>
      <w:r>
        <w:rPr>
          <w:rFonts w:ascii="宋体" w:eastAsia="宋体" w:hAnsi="宋体" w:cs="宋体" w:hint="eastAsia"/>
          <w:sz w:val="28"/>
          <w:szCs w:val="28"/>
        </w:rPr>
        <w:t>本研究首先通过前期桌面调研、竞品观察和</w:t>
      </w:r>
      <w:del w:id="3" w:author="Xiaochen Zheng" w:date="2026-05-13T15:39:00Z" w16du:dateUtc="2026-05-13T07:39:00Z">
        <w:r w:rsidDel="00142428">
          <w:rPr>
            <w:rFonts w:ascii="宋体" w:eastAsia="宋体" w:hAnsi="宋体" w:cs="宋体" w:hint="eastAsia"/>
            <w:sz w:val="28"/>
            <w:szCs w:val="28"/>
          </w:rPr>
          <w:delText xml:space="preserve"> 5 位</w:delText>
        </w:r>
      </w:del>
      <w:r>
        <w:rPr>
          <w:rFonts w:ascii="宋体" w:eastAsia="宋体" w:hAnsi="宋体" w:cs="宋体" w:hint="eastAsia"/>
          <w:sz w:val="28"/>
          <w:szCs w:val="28"/>
        </w:rPr>
        <w:t>目标用户深度访谈，归纳出年轻用户在理财与投资入门中的主要问题：一是认为本金不足、专业知识不足，因而迟迟不进入学习和实践；二是对现有金融应用的复杂界面、术语堆叠和推荐机制缺乏信任；三是即便认可理财的重要性，也难以投入稳定时间完成系统学习。基于这些发现，项目采用双钻模型组织设计过程，在发现阶段聚焦用户痛点与场景，在定义阶段收敛为“投资账本 + 投资者教育 + 游戏化陪伴”的产品定位，在发</w:t>
      </w:r>
      <w:r>
        <w:rPr>
          <w:rFonts w:ascii="宋体" w:eastAsia="宋体" w:hAnsi="宋体" w:cs="宋体" w:hint="eastAsia"/>
          <w:sz w:val="28"/>
          <w:szCs w:val="28"/>
        </w:rPr>
        <w:lastRenderedPageBreak/>
        <w:t>展与交付阶段形成首开引导、Myo 角色、12 章学习路径、概念卡片、徽章金库、个股详情页和金融小工具等功能方案。</w:t>
      </w:r>
    </w:p>
    <w:p w14:paraId="1075B4A9" w14:textId="11A28384" w:rsidR="00E94555" w:rsidRDefault="00000000">
      <w:pPr>
        <w:rPr>
          <w:ins w:id="4" w:author="Xiaochen Zheng" w:date="2026-05-13T15:43:00Z" w16du:dateUtc="2026-05-13T07:43:00Z"/>
          <w:rFonts w:ascii="宋体" w:eastAsia="宋体" w:hAnsi="宋体" w:cs="宋体" w:hint="eastAsia"/>
          <w:sz w:val="28"/>
          <w:szCs w:val="28"/>
        </w:rPr>
      </w:pPr>
      <w:r>
        <w:rPr>
          <w:rFonts w:ascii="宋体" w:eastAsia="宋体" w:hAnsi="宋体" w:cs="宋体" w:hint="eastAsia"/>
          <w:sz w:val="28"/>
          <w:szCs w:val="28"/>
        </w:rPr>
        <w:t xml:space="preserve">在设计策略上，FirstSpot 引入游戏化设计中的 </w:t>
      </w:r>
      <w:ins w:id="5" w:author="Xiaochen Zheng" w:date="2026-05-13T15:42:00Z" w16du:dateUtc="2026-05-13T07:42:00Z">
        <w:r w:rsidR="00142428" w:rsidRPr="00142428">
          <w:rPr>
            <w:rFonts w:ascii="宋体" w:eastAsia="宋体" w:hAnsi="宋体" w:cs="宋体"/>
            <w:sz w:val="28"/>
            <w:szCs w:val="28"/>
          </w:rPr>
          <w:t>浅层游戏化激励模型</w:t>
        </w:r>
      </w:ins>
      <w:r>
        <w:rPr>
          <w:rFonts w:ascii="宋体" w:eastAsia="宋体" w:hAnsi="宋体" w:cs="宋体" w:hint="eastAsia"/>
          <w:sz w:val="28"/>
          <w:szCs w:val="28"/>
        </w:rPr>
        <w:t xml:space="preserve">PBL </w:t>
      </w:r>
      <w:ins w:id="6" w:author="Xiaochen Zheng" w:date="2026-05-13T15:43:00Z" w16du:dateUtc="2026-05-13T07:43:00Z">
        <w:r w:rsidR="00142428">
          <w:rPr>
            <w:rFonts w:ascii="宋体" w:eastAsia="宋体" w:hAnsi="宋体" w:cs="宋体" w:hint="eastAsia"/>
            <w:sz w:val="28"/>
            <w:szCs w:val="28"/>
          </w:rPr>
          <w:t>(</w:t>
        </w:r>
        <w:r w:rsidR="00142428" w:rsidRPr="00142428">
          <w:rPr>
            <w:rFonts w:ascii="宋体" w:eastAsia="宋体" w:hAnsi="宋体" w:cs="宋体"/>
            <w:sz w:val="28"/>
            <w:szCs w:val="28"/>
          </w:rPr>
          <w:t>Points-Badges-Leaderboards</w:t>
        </w:r>
        <w:r w:rsidR="00142428">
          <w:rPr>
            <w:rFonts w:ascii="宋体" w:eastAsia="宋体" w:hAnsi="宋体" w:cs="宋体" w:hint="eastAsia"/>
            <w:sz w:val="28"/>
            <w:szCs w:val="28"/>
          </w:rPr>
          <w:t>)</w:t>
        </w:r>
      </w:ins>
      <w:r>
        <w:rPr>
          <w:rFonts w:ascii="宋体" w:eastAsia="宋体" w:hAnsi="宋体" w:cs="宋体" w:hint="eastAsia"/>
          <w:sz w:val="28"/>
          <w:szCs w:val="28"/>
        </w:rPr>
        <w:t>框架，但并未完整采用排行榜机制。项目保留 Points 与 Badges，即通过 XP、学习进度、章节卡片和里程碑徽章给予用户可见反馈；同时审慎放弃 Leaderboards，以避免金融教育被误导为收益攀比或短线竞争。项目还结合自我决定理论中的自主感、胜任感与关系感，通过可自由探索的小组件、即时反馈、Myo 角色陪伴和渐进式学习任务，提升用户持续使用的内部动机。最终，FirstSpot 以 Flutter 跨平台移动端为主要实现载体，形成了可演示的核心应用框架，并为后续继续扩展 AI 投研、回测和更完整的数据服务保留接口。</w:t>
      </w:r>
    </w:p>
    <w:p w14:paraId="0E48E4E4" w14:textId="5BFC223C" w:rsidR="00142428" w:rsidRDefault="00142428">
      <w:pPr>
        <w:rPr>
          <w:rFonts w:ascii="宋体" w:eastAsia="宋体" w:hAnsi="宋体" w:cs="宋体" w:hint="eastAsia"/>
          <w:sz w:val="28"/>
          <w:szCs w:val="28"/>
        </w:rPr>
      </w:pPr>
      <w:commentRangeStart w:id="7"/>
      <w:ins w:id="8" w:author="Xiaochen Zheng" w:date="2026-05-13T15:43:00Z" w16du:dateUtc="2026-05-13T07:43:00Z">
        <w:r>
          <w:rPr>
            <w:rFonts w:ascii="宋体" w:eastAsia="宋体" w:hAnsi="宋体" w:cs="宋体" w:hint="eastAsia"/>
            <w:sz w:val="28"/>
            <w:szCs w:val="28"/>
          </w:rPr>
          <w:t>本研究。。。</w:t>
        </w:r>
      </w:ins>
      <w:commentRangeEnd w:id="7"/>
      <w:r>
        <w:rPr>
          <w:rStyle w:val="ac"/>
          <w:rFonts w:ascii="宋体" w:eastAsia="宋体" w:hAnsi="宋体" w:cs="宋体" w:hint="eastAsia"/>
          <w:sz w:val="28"/>
          <w:szCs w:val="28"/>
        </w:rPr>
        <w:commentReference w:id="7"/>
      </w:r>
    </w:p>
    <w:p w14:paraId="0EA08087" w14:textId="77777777" w:rsidR="00E94555" w:rsidRDefault="00E94555"/>
    <w:p w14:paraId="3E6F794F" w14:textId="77777777" w:rsidR="00E94555" w:rsidRDefault="00000000">
      <w:pPr>
        <w:rPr>
          <w:rFonts w:ascii="宋体" w:eastAsia="宋体" w:hAnsi="宋体" w:cs="宋体" w:hint="eastAsia"/>
          <w:sz w:val="28"/>
          <w:szCs w:val="28"/>
        </w:rPr>
      </w:pPr>
      <w:r>
        <w:rPr>
          <w:rFonts w:ascii="黑体" w:eastAsia="黑体" w:hAnsi="黑体" w:cs="黑体"/>
          <w:sz w:val="32"/>
          <w:szCs w:val="32"/>
        </w:rPr>
        <w:t>[</w:t>
      </w:r>
      <w:r>
        <w:rPr>
          <w:rFonts w:ascii="黑体" w:eastAsia="黑体" w:hAnsi="黑体" w:cs="黑体" w:hint="eastAsia"/>
          <w:sz w:val="32"/>
          <w:szCs w:val="32"/>
        </w:rPr>
        <w:t>关键词</w:t>
      </w:r>
      <w:r>
        <w:rPr>
          <w:rFonts w:ascii="黑体" w:eastAsia="黑体" w:hAnsi="黑体" w:cs="黑体"/>
          <w:sz w:val="32"/>
          <w:szCs w:val="32"/>
        </w:rPr>
        <w:t>]</w:t>
      </w:r>
      <w:r>
        <w:rPr>
          <w:rFonts w:hint="eastAsia"/>
        </w:rPr>
        <w:t>：</w:t>
      </w:r>
      <w:r>
        <w:rPr>
          <w:rFonts w:ascii="宋体" w:eastAsia="宋体" w:hAnsi="宋体" w:cs="宋体" w:hint="eastAsia"/>
          <w:sz w:val="28"/>
          <w:szCs w:val="28"/>
        </w:rPr>
        <w:t>投资者教育；用户体验设计；游戏化设计；PBL；移动应用；金融科技</w:t>
      </w:r>
    </w:p>
    <w:p w14:paraId="558DA35D" w14:textId="77777777" w:rsidR="00E94555" w:rsidRDefault="00E94555">
      <w:pPr>
        <w:rPr>
          <w:rFonts w:ascii="宋体" w:eastAsia="宋体" w:hAnsi="宋体" w:cs="宋体" w:hint="eastAsia"/>
          <w:sz w:val="28"/>
          <w:szCs w:val="28"/>
        </w:rPr>
      </w:pPr>
    </w:p>
    <w:sdt>
      <w:sdtPr>
        <w:rPr>
          <w:rFonts w:ascii="黑体" w:eastAsia="黑体" w:hAnsi="黑体" w:cs="黑体" w:hint="eastAsia"/>
          <w:sz w:val="36"/>
          <w:szCs w:val="36"/>
        </w:rPr>
        <w:id w:val="147475611"/>
        <w15:color w:val="DBDBDB"/>
        <w:docPartObj>
          <w:docPartGallery w:val="Table of Contents"/>
          <w:docPartUnique/>
        </w:docPartObj>
      </w:sdtPr>
      <w:sdtEndPr>
        <w:rPr>
          <w:rFonts w:asciiTheme="majorEastAsia" w:eastAsiaTheme="majorEastAsia" w:hAnsiTheme="majorEastAsia" w:cstheme="majorEastAsia"/>
          <w:sz w:val="28"/>
          <w:szCs w:val="28"/>
        </w:rPr>
      </w:sdtEndPr>
      <w:sdtContent>
        <w:p w14:paraId="35C1148E" w14:textId="77777777" w:rsidR="00E94555" w:rsidRDefault="00000000">
          <w:pPr>
            <w:jc w:val="center"/>
            <w:rPr>
              <w:rFonts w:ascii="黑体" w:eastAsia="黑体" w:hAnsi="黑体" w:cs="黑体" w:hint="eastAsia"/>
              <w:sz w:val="36"/>
              <w:szCs w:val="36"/>
            </w:rPr>
          </w:pPr>
          <w:r>
            <w:rPr>
              <w:rFonts w:ascii="黑体" w:eastAsia="黑体" w:hAnsi="黑体" w:cs="黑体" w:hint="eastAsia"/>
              <w:sz w:val="36"/>
              <w:szCs w:val="36"/>
            </w:rPr>
            <w:t>目录</w:t>
          </w:r>
        </w:p>
        <w:p w14:paraId="4B3E6965" w14:textId="77777777" w:rsidR="00E94555" w:rsidRDefault="00000000">
          <w:pPr>
            <w:pStyle w:val="TOC1"/>
            <w:tabs>
              <w:tab w:val="right" w:leader="dot" w:pos="8306"/>
            </w:tabs>
          </w:pPr>
          <w:r>
            <w:rPr>
              <w:rFonts w:asciiTheme="majorEastAsia" w:eastAsiaTheme="majorEastAsia" w:hAnsiTheme="majorEastAsia" w:cstheme="majorEastAsia" w:hint="eastAsia"/>
              <w:sz w:val="28"/>
              <w:szCs w:val="28"/>
            </w:rPr>
            <w:fldChar w:fldCharType="begin"/>
          </w:r>
          <w:r>
            <w:rPr>
              <w:rFonts w:asciiTheme="majorEastAsia" w:eastAsiaTheme="majorEastAsia" w:hAnsiTheme="majorEastAsia" w:cstheme="majorEastAsia" w:hint="eastAsia"/>
              <w:sz w:val="28"/>
              <w:szCs w:val="28"/>
            </w:rPr>
            <w:instrText xml:space="preserve">TOC \o "1-2" \h \u </w:instrText>
          </w:r>
          <w:r>
            <w:rPr>
              <w:rFonts w:asciiTheme="majorEastAsia" w:eastAsiaTheme="majorEastAsia" w:hAnsiTheme="majorEastAsia" w:cstheme="majorEastAsia" w:hint="eastAsia"/>
              <w:sz w:val="28"/>
              <w:szCs w:val="28"/>
            </w:rPr>
            <w:fldChar w:fldCharType="separate"/>
          </w:r>
          <w:hyperlink w:anchor="_Toc1209" w:history="1">
            <w:r w:rsidR="00E94555">
              <w:rPr>
                <w:rFonts w:ascii="黑体" w:eastAsia="黑体" w:hAnsi="黑体" w:cs="黑体"/>
                <w:szCs w:val="32"/>
              </w:rPr>
              <w:t>[</w:t>
            </w:r>
            <w:r w:rsidR="00E94555">
              <w:rPr>
                <w:rFonts w:ascii="黑体" w:eastAsia="黑体" w:hAnsi="黑体" w:cs="黑体" w:hint="eastAsia"/>
                <w:szCs w:val="32"/>
              </w:rPr>
              <w:t>摘要</w:t>
            </w:r>
            <w:r w:rsidR="00E94555">
              <w:rPr>
                <w:rFonts w:ascii="黑体" w:eastAsia="黑体" w:hAnsi="黑体" w:cs="黑体"/>
                <w:szCs w:val="32"/>
              </w:rPr>
              <w:t>]</w:t>
            </w:r>
            <w:r w:rsidR="00E94555">
              <w:tab/>
            </w:r>
            <w:r w:rsidR="00E94555">
              <w:fldChar w:fldCharType="begin"/>
            </w:r>
            <w:r w:rsidR="00E94555">
              <w:instrText xml:space="preserve"> PAGEREF _Toc1209 \h </w:instrText>
            </w:r>
            <w:r w:rsidR="00E94555">
              <w:fldChar w:fldCharType="separate"/>
            </w:r>
            <w:r w:rsidR="00E94555">
              <w:t>1</w:t>
            </w:r>
            <w:r w:rsidR="00E94555">
              <w:fldChar w:fldCharType="end"/>
            </w:r>
          </w:hyperlink>
        </w:p>
        <w:p w14:paraId="345E316B" w14:textId="77777777" w:rsidR="00E94555" w:rsidRDefault="00E94555">
          <w:pPr>
            <w:pStyle w:val="TOC1"/>
            <w:tabs>
              <w:tab w:val="right" w:leader="dot" w:pos="8306"/>
            </w:tabs>
          </w:pPr>
          <w:hyperlink w:anchor="_Toc22649" w:history="1">
            <w:r>
              <w:rPr>
                <w:rFonts w:ascii="黑体" w:eastAsia="黑体" w:hAnsi="黑体" w:cs="黑体" w:hint="eastAsia"/>
                <w:szCs w:val="32"/>
              </w:rPr>
              <w:t>1. 引言</w:t>
            </w:r>
            <w:r>
              <w:tab/>
            </w:r>
            <w:r>
              <w:fldChar w:fldCharType="begin"/>
            </w:r>
            <w:r>
              <w:instrText xml:space="preserve"> PAGEREF _Toc22649 \h </w:instrText>
            </w:r>
            <w:r>
              <w:fldChar w:fldCharType="separate"/>
            </w:r>
            <w:r>
              <w:t>3</w:t>
            </w:r>
            <w:r>
              <w:fldChar w:fldCharType="end"/>
            </w:r>
          </w:hyperlink>
        </w:p>
        <w:p w14:paraId="1C9A94AA" w14:textId="77777777" w:rsidR="00E94555" w:rsidRDefault="00E94555">
          <w:pPr>
            <w:pStyle w:val="TOC1"/>
            <w:tabs>
              <w:tab w:val="right" w:leader="dot" w:pos="8306"/>
            </w:tabs>
          </w:pPr>
          <w:hyperlink w:anchor="_Toc4256" w:history="1">
            <w:r>
              <w:rPr>
                <w:rFonts w:ascii="黑体" w:eastAsia="黑体" w:hAnsi="黑体" w:cs="黑体" w:hint="eastAsia"/>
                <w:szCs w:val="32"/>
              </w:rPr>
              <w:t>2. 研究背景与理论基础</w:t>
            </w:r>
            <w:r>
              <w:tab/>
            </w:r>
            <w:r>
              <w:fldChar w:fldCharType="begin"/>
            </w:r>
            <w:r>
              <w:instrText xml:space="preserve"> PAGEREF _Toc4256 \h </w:instrText>
            </w:r>
            <w:r>
              <w:fldChar w:fldCharType="separate"/>
            </w:r>
            <w:r>
              <w:t>4</w:t>
            </w:r>
            <w:r>
              <w:fldChar w:fldCharType="end"/>
            </w:r>
          </w:hyperlink>
        </w:p>
        <w:p w14:paraId="7145F979" w14:textId="77777777" w:rsidR="00E94555" w:rsidRDefault="00E94555">
          <w:pPr>
            <w:pStyle w:val="TOC2"/>
            <w:tabs>
              <w:tab w:val="right" w:leader="dot" w:pos="8306"/>
            </w:tabs>
          </w:pPr>
          <w:hyperlink w:anchor="_Toc15457" w:history="1">
            <w:r>
              <w:rPr>
                <w:rFonts w:ascii="黑体" w:eastAsia="黑体" w:hAnsi="黑体" w:cs="黑体" w:hint="eastAsia"/>
                <w:szCs w:val="28"/>
              </w:rPr>
              <w:t>2.1 金融科技产品中的新手困境</w:t>
            </w:r>
            <w:r>
              <w:tab/>
            </w:r>
            <w:r>
              <w:fldChar w:fldCharType="begin"/>
            </w:r>
            <w:r>
              <w:instrText xml:space="preserve"> PAGEREF _Toc15457 \h </w:instrText>
            </w:r>
            <w:r>
              <w:fldChar w:fldCharType="separate"/>
            </w:r>
            <w:r>
              <w:t>4</w:t>
            </w:r>
            <w:r>
              <w:fldChar w:fldCharType="end"/>
            </w:r>
          </w:hyperlink>
        </w:p>
        <w:p w14:paraId="24808E3F" w14:textId="77777777" w:rsidR="00E94555" w:rsidRDefault="00E94555">
          <w:pPr>
            <w:pStyle w:val="TOC2"/>
            <w:tabs>
              <w:tab w:val="right" w:leader="dot" w:pos="8306"/>
            </w:tabs>
          </w:pPr>
          <w:hyperlink w:anchor="_Toc12590" w:history="1">
            <w:r>
              <w:rPr>
                <w:rFonts w:ascii="黑体" w:eastAsia="黑体" w:hAnsi="黑体" w:cs="黑体" w:hint="eastAsia"/>
                <w:szCs w:val="28"/>
              </w:rPr>
              <w:t>2.2 双钻模型与设计过程组织</w:t>
            </w:r>
            <w:r>
              <w:tab/>
            </w:r>
            <w:r>
              <w:fldChar w:fldCharType="begin"/>
            </w:r>
            <w:r>
              <w:instrText xml:space="preserve"> PAGEREF _Toc12590 \h </w:instrText>
            </w:r>
            <w:r>
              <w:fldChar w:fldCharType="separate"/>
            </w:r>
            <w:r>
              <w:t>5</w:t>
            </w:r>
            <w:r>
              <w:fldChar w:fldCharType="end"/>
            </w:r>
          </w:hyperlink>
        </w:p>
        <w:p w14:paraId="72DDC0F4" w14:textId="77777777" w:rsidR="00E94555" w:rsidRDefault="00E94555">
          <w:pPr>
            <w:pStyle w:val="TOC2"/>
            <w:tabs>
              <w:tab w:val="right" w:leader="dot" w:pos="8306"/>
            </w:tabs>
          </w:pPr>
          <w:hyperlink w:anchor="_Toc19592" w:history="1">
            <w:r>
              <w:rPr>
                <w:rFonts w:ascii="黑体" w:eastAsia="黑体" w:hAnsi="黑体" w:cs="黑体" w:hint="eastAsia"/>
                <w:szCs w:val="28"/>
              </w:rPr>
              <w:t>2.3 游戏化设计与 PBL 的选择</w:t>
            </w:r>
            <w:r>
              <w:tab/>
            </w:r>
            <w:r>
              <w:fldChar w:fldCharType="begin"/>
            </w:r>
            <w:r>
              <w:instrText xml:space="preserve"> PAGEREF _Toc19592 \h </w:instrText>
            </w:r>
            <w:r>
              <w:fldChar w:fldCharType="separate"/>
            </w:r>
            <w:r>
              <w:t>5</w:t>
            </w:r>
            <w:r>
              <w:fldChar w:fldCharType="end"/>
            </w:r>
          </w:hyperlink>
        </w:p>
        <w:p w14:paraId="40404814" w14:textId="77777777" w:rsidR="00E94555" w:rsidRDefault="00E94555">
          <w:pPr>
            <w:pStyle w:val="TOC2"/>
            <w:tabs>
              <w:tab w:val="right" w:leader="dot" w:pos="8306"/>
            </w:tabs>
          </w:pPr>
          <w:hyperlink w:anchor="_Toc10088" w:history="1">
            <w:r>
              <w:rPr>
                <w:rFonts w:ascii="黑体" w:eastAsia="黑体" w:hAnsi="黑体" w:cs="黑体" w:hint="eastAsia"/>
                <w:szCs w:val="28"/>
              </w:rPr>
              <w:t>2.4 自我决定理论、心流与可探索交互</w:t>
            </w:r>
            <w:r>
              <w:tab/>
            </w:r>
            <w:r>
              <w:fldChar w:fldCharType="begin"/>
            </w:r>
            <w:r>
              <w:instrText xml:space="preserve"> PAGEREF _Toc10088 \h </w:instrText>
            </w:r>
            <w:r>
              <w:fldChar w:fldCharType="separate"/>
            </w:r>
            <w:r>
              <w:t>7</w:t>
            </w:r>
            <w:r>
              <w:fldChar w:fldCharType="end"/>
            </w:r>
          </w:hyperlink>
        </w:p>
        <w:p w14:paraId="7D19EF6B" w14:textId="77777777" w:rsidR="00E94555" w:rsidRDefault="00E94555">
          <w:pPr>
            <w:pStyle w:val="TOC1"/>
            <w:tabs>
              <w:tab w:val="right" w:leader="dot" w:pos="8306"/>
            </w:tabs>
          </w:pPr>
          <w:hyperlink w:anchor="_Toc367" w:history="1">
            <w:r>
              <w:rPr>
                <w:rFonts w:ascii="黑体" w:eastAsia="黑体" w:hAnsi="黑体" w:cs="黑体" w:hint="eastAsia"/>
                <w:szCs w:val="32"/>
              </w:rPr>
              <w:t>3. 前期调研与用户需求定义</w:t>
            </w:r>
            <w:r>
              <w:tab/>
            </w:r>
            <w:r>
              <w:fldChar w:fldCharType="begin"/>
            </w:r>
            <w:r>
              <w:instrText xml:space="preserve"> PAGEREF _Toc367 \h </w:instrText>
            </w:r>
            <w:r>
              <w:fldChar w:fldCharType="separate"/>
            </w:r>
            <w:r>
              <w:t>7</w:t>
            </w:r>
            <w:r>
              <w:fldChar w:fldCharType="end"/>
            </w:r>
          </w:hyperlink>
        </w:p>
        <w:p w14:paraId="6702D900" w14:textId="77777777" w:rsidR="00E94555" w:rsidRDefault="00E94555">
          <w:pPr>
            <w:pStyle w:val="TOC2"/>
            <w:tabs>
              <w:tab w:val="right" w:leader="dot" w:pos="8306"/>
            </w:tabs>
          </w:pPr>
          <w:hyperlink w:anchor="_Toc7958" w:history="1">
            <w:r>
              <w:rPr>
                <w:rFonts w:ascii="黑体" w:eastAsia="黑体" w:hAnsi="黑体" w:cs="黑体" w:hint="eastAsia"/>
                <w:szCs w:val="28"/>
              </w:rPr>
              <w:t>3.1 调研方法</w:t>
            </w:r>
            <w:r>
              <w:tab/>
            </w:r>
            <w:r>
              <w:fldChar w:fldCharType="begin"/>
            </w:r>
            <w:r>
              <w:instrText xml:space="preserve"> PAGEREF _Toc7958 \h </w:instrText>
            </w:r>
            <w:r>
              <w:fldChar w:fldCharType="separate"/>
            </w:r>
            <w:r>
              <w:t>7</w:t>
            </w:r>
            <w:r>
              <w:fldChar w:fldCharType="end"/>
            </w:r>
          </w:hyperlink>
        </w:p>
        <w:p w14:paraId="734BBC06" w14:textId="77777777" w:rsidR="00E94555" w:rsidRDefault="00E94555">
          <w:pPr>
            <w:pStyle w:val="TOC2"/>
            <w:tabs>
              <w:tab w:val="right" w:leader="dot" w:pos="8306"/>
            </w:tabs>
          </w:pPr>
          <w:hyperlink w:anchor="_Toc16352" w:history="1">
            <w:r>
              <w:rPr>
                <w:rFonts w:ascii="黑体" w:eastAsia="黑体" w:hAnsi="黑体" w:cs="黑体" w:hint="eastAsia"/>
                <w:szCs w:val="28"/>
              </w:rPr>
              <w:t>3.2 用户访谈发现</w:t>
            </w:r>
            <w:r>
              <w:tab/>
            </w:r>
            <w:r>
              <w:fldChar w:fldCharType="begin"/>
            </w:r>
            <w:r>
              <w:instrText xml:space="preserve"> PAGEREF _Toc16352 \h </w:instrText>
            </w:r>
            <w:r>
              <w:fldChar w:fldCharType="separate"/>
            </w:r>
            <w:r>
              <w:t>9</w:t>
            </w:r>
            <w:r>
              <w:fldChar w:fldCharType="end"/>
            </w:r>
          </w:hyperlink>
        </w:p>
        <w:p w14:paraId="3B792904" w14:textId="77777777" w:rsidR="00E94555" w:rsidRDefault="00E94555">
          <w:pPr>
            <w:pStyle w:val="TOC2"/>
            <w:tabs>
              <w:tab w:val="right" w:leader="dot" w:pos="8306"/>
            </w:tabs>
          </w:pPr>
          <w:hyperlink w:anchor="_Toc14704" w:history="1">
            <w:r>
              <w:rPr>
                <w:rFonts w:ascii="黑体" w:eastAsia="黑体" w:hAnsi="黑体" w:cs="黑体" w:hint="eastAsia"/>
                <w:szCs w:val="28"/>
              </w:rPr>
              <w:t>3.3 需求定义</w:t>
            </w:r>
            <w:r>
              <w:tab/>
            </w:r>
            <w:r>
              <w:fldChar w:fldCharType="begin"/>
            </w:r>
            <w:r>
              <w:instrText xml:space="preserve"> PAGEREF _Toc14704 \h </w:instrText>
            </w:r>
            <w:r>
              <w:fldChar w:fldCharType="separate"/>
            </w:r>
            <w:r>
              <w:t>10</w:t>
            </w:r>
            <w:r>
              <w:fldChar w:fldCharType="end"/>
            </w:r>
          </w:hyperlink>
        </w:p>
        <w:p w14:paraId="32275B97" w14:textId="77777777" w:rsidR="00E94555" w:rsidRDefault="00E94555">
          <w:pPr>
            <w:pStyle w:val="TOC1"/>
            <w:tabs>
              <w:tab w:val="right" w:leader="dot" w:pos="8306"/>
            </w:tabs>
          </w:pPr>
          <w:hyperlink w:anchor="_Toc7525" w:history="1">
            <w:r>
              <w:rPr>
                <w:rFonts w:ascii="黑体" w:eastAsia="黑体" w:hAnsi="黑体" w:cs="黑体" w:hint="eastAsia"/>
                <w:szCs w:val="32"/>
              </w:rPr>
              <w:t>4. FirstSpot 产品设计方案</w:t>
            </w:r>
            <w:r>
              <w:tab/>
            </w:r>
            <w:r>
              <w:fldChar w:fldCharType="begin"/>
            </w:r>
            <w:r>
              <w:instrText xml:space="preserve"> PAGEREF _Toc7525 \h </w:instrText>
            </w:r>
            <w:r>
              <w:fldChar w:fldCharType="separate"/>
            </w:r>
            <w:r>
              <w:t>11</w:t>
            </w:r>
            <w:r>
              <w:fldChar w:fldCharType="end"/>
            </w:r>
          </w:hyperlink>
        </w:p>
        <w:p w14:paraId="2AF1813B" w14:textId="77777777" w:rsidR="00E94555" w:rsidRDefault="00E94555">
          <w:pPr>
            <w:pStyle w:val="TOC2"/>
            <w:tabs>
              <w:tab w:val="right" w:leader="dot" w:pos="8306"/>
            </w:tabs>
          </w:pPr>
          <w:hyperlink w:anchor="_Toc4681" w:history="1">
            <w:r>
              <w:rPr>
                <w:rFonts w:ascii="黑体" w:eastAsia="黑体" w:hAnsi="黑体" w:cs="黑体" w:hint="eastAsia"/>
                <w:szCs w:val="28"/>
              </w:rPr>
              <w:t>4.1 产品定位与信息架构</w:t>
            </w:r>
            <w:r>
              <w:tab/>
            </w:r>
            <w:r>
              <w:fldChar w:fldCharType="begin"/>
            </w:r>
            <w:r>
              <w:instrText xml:space="preserve"> PAGEREF _Toc4681 \h </w:instrText>
            </w:r>
            <w:r>
              <w:fldChar w:fldCharType="separate"/>
            </w:r>
            <w:r>
              <w:t>11</w:t>
            </w:r>
            <w:r>
              <w:fldChar w:fldCharType="end"/>
            </w:r>
          </w:hyperlink>
        </w:p>
        <w:p w14:paraId="0DF771F4" w14:textId="77777777" w:rsidR="00E94555" w:rsidRDefault="00E94555">
          <w:pPr>
            <w:pStyle w:val="TOC2"/>
            <w:tabs>
              <w:tab w:val="right" w:leader="dot" w:pos="8306"/>
            </w:tabs>
          </w:pPr>
          <w:hyperlink w:anchor="_Toc22857" w:history="1">
            <w:r>
              <w:rPr>
                <w:rFonts w:ascii="黑体" w:eastAsia="黑体" w:hAnsi="黑体" w:cs="黑体" w:hint="eastAsia"/>
                <w:szCs w:val="28"/>
              </w:rPr>
              <w:t>4.2 首开引导与 Myo 陪伴角色</w:t>
            </w:r>
            <w:r>
              <w:tab/>
            </w:r>
            <w:r>
              <w:fldChar w:fldCharType="begin"/>
            </w:r>
            <w:r>
              <w:instrText xml:space="preserve"> PAGEREF _Toc22857 \h </w:instrText>
            </w:r>
            <w:r>
              <w:fldChar w:fldCharType="separate"/>
            </w:r>
            <w:r>
              <w:t>12</w:t>
            </w:r>
            <w:r>
              <w:fldChar w:fldCharType="end"/>
            </w:r>
          </w:hyperlink>
        </w:p>
        <w:p w14:paraId="68DB55FC" w14:textId="77777777" w:rsidR="00E94555" w:rsidRDefault="00E94555">
          <w:pPr>
            <w:pStyle w:val="TOC2"/>
            <w:tabs>
              <w:tab w:val="right" w:leader="dot" w:pos="8306"/>
            </w:tabs>
          </w:pPr>
          <w:hyperlink w:anchor="_Toc15219" w:history="1">
            <w:r>
              <w:rPr>
                <w:rFonts w:ascii="黑体" w:eastAsia="黑体" w:hAnsi="黑体" w:cs="黑体" w:hint="eastAsia"/>
                <w:szCs w:val="28"/>
              </w:rPr>
              <w:t>4.3 投资者教育 12 章学习路径</w:t>
            </w:r>
            <w:r>
              <w:tab/>
            </w:r>
            <w:r>
              <w:fldChar w:fldCharType="begin"/>
            </w:r>
            <w:r>
              <w:instrText xml:space="preserve"> PAGEREF _Toc15219 \h </w:instrText>
            </w:r>
            <w:r>
              <w:fldChar w:fldCharType="separate"/>
            </w:r>
            <w:r>
              <w:t>14</w:t>
            </w:r>
            <w:r>
              <w:fldChar w:fldCharType="end"/>
            </w:r>
          </w:hyperlink>
        </w:p>
        <w:p w14:paraId="417E952A" w14:textId="77777777" w:rsidR="00E94555" w:rsidRDefault="00E94555">
          <w:pPr>
            <w:pStyle w:val="TOC2"/>
            <w:tabs>
              <w:tab w:val="right" w:leader="dot" w:pos="8306"/>
            </w:tabs>
          </w:pPr>
          <w:hyperlink w:anchor="_Toc14051" w:history="1">
            <w:r>
              <w:rPr>
                <w:rFonts w:ascii="黑体" w:eastAsia="黑体" w:hAnsi="黑体" w:cs="黑体" w:hint="eastAsia"/>
                <w:szCs w:val="28"/>
              </w:rPr>
              <w:t>4.4 PBL 奖励系统：采用 Points 与 Badges，审慎放弃 Leaderboards</w:t>
            </w:r>
            <w:r>
              <w:tab/>
            </w:r>
            <w:r>
              <w:fldChar w:fldCharType="begin"/>
            </w:r>
            <w:r>
              <w:instrText xml:space="preserve"> PAGEREF _Toc14051 \h </w:instrText>
            </w:r>
            <w:r>
              <w:fldChar w:fldCharType="separate"/>
            </w:r>
            <w:r>
              <w:t>15</w:t>
            </w:r>
            <w:r>
              <w:fldChar w:fldCharType="end"/>
            </w:r>
          </w:hyperlink>
        </w:p>
        <w:p w14:paraId="302D4653" w14:textId="77777777" w:rsidR="00E94555" w:rsidRDefault="00E94555">
          <w:pPr>
            <w:pStyle w:val="TOC2"/>
            <w:tabs>
              <w:tab w:val="right" w:leader="dot" w:pos="8306"/>
            </w:tabs>
          </w:pPr>
          <w:hyperlink w:anchor="_Toc18553" w:history="1">
            <w:r>
              <w:rPr>
                <w:rFonts w:ascii="黑体" w:eastAsia="黑体" w:hAnsi="黑体" w:cs="黑体" w:hint="eastAsia"/>
                <w:szCs w:val="28"/>
              </w:rPr>
              <w:t>4.5 探索式交互与微反馈 widgets</w:t>
            </w:r>
            <w:r>
              <w:tab/>
            </w:r>
            <w:r>
              <w:fldChar w:fldCharType="begin"/>
            </w:r>
            <w:r>
              <w:instrText xml:space="preserve"> PAGEREF _Toc18553 \h </w:instrText>
            </w:r>
            <w:r>
              <w:fldChar w:fldCharType="separate"/>
            </w:r>
            <w:r>
              <w:t>16</w:t>
            </w:r>
            <w:r>
              <w:fldChar w:fldCharType="end"/>
            </w:r>
          </w:hyperlink>
        </w:p>
        <w:p w14:paraId="53EF9E5D" w14:textId="77777777" w:rsidR="00E94555" w:rsidRDefault="00E94555">
          <w:pPr>
            <w:pStyle w:val="TOC1"/>
            <w:tabs>
              <w:tab w:val="right" w:leader="dot" w:pos="8306"/>
            </w:tabs>
          </w:pPr>
          <w:hyperlink w:anchor="_Toc2811" w:history="1">
            <w:r>
              <w:rPr>
                <w:rFonts w:ascii="黑体" w:eastAsia="黑体" w:hAnsi="黑体" w:cs="黑体" w:hint="eastAsia"/>
                <w:szCs w:val="32"/>
              </w:rPr>
              <w:t>5. 系统实现与界面设计</w:t>
            </w:r>
            <w:r>
              <w:tab/>
            </w:r>
            <w:r>
              <w:fldChar w:fldCharType="begin"/>
            </w:r>
            <w:r>
              <w:instrText xml:space="preserve"> PAGEREF _Toc2811 \h </w:instrText>
            </w:r>
            <w:r>
              <w:fldChar w:fldCharType="separate"/>
            </w:r>
            <w:r>
              <w:t>18</w:t>
            </w:r>
            <w:r>
              <w:fldChar w:fldCharType="end"/>
            </w:r>
          </w:hyperlink>
        </w:p>
        <w:p w14:paraId="2A9B492D" w14:textId="77777777" w:rsidR="00E94555" w:rsidRDefault="00E94555">
          <w:pPr>
            <w:pStyle w:val="TOC2"/>
            <w:tabs>
              <w:tab w:val="right" w:leader="dot" w:pos="8306"/>
            </w:tabs>
          </w:pPr>
          <w:hyperlink w:anchor="_Toc5337" w:history="1">
            <w:r>
              <w:rPr>
                <w:rFonts w:ascii="黑体" w:eastAsia="黑体" w:hAnsi="黑体" w:cs="黑体" w:hint="eastAsia"/>
                <w:szCs w:val="28"/>
              </w:rPr>
              <w:t>5.1 技术架构</w:t>
            </w:r>
            <w:r>
              <w:tab/>
            </w:r>
            <w:r>
              <w:fldChar w:fldCharType="begin"/>
            </w:r>
            <w:r>
              <w:instrText xml:space="preserve"> PAGEREF _Toc5337 \h </w:instrText>
            </w:r>
            <w:r>
              <w:fldChar w:fldCharType="separate"/>
            </w:r>
            <w:r>
              <w:t>18</w:t>
            </w:r>
            <w:r>
              <w:fldChar w:fldCharType="end"/>
            </w:r>
          </w:hyperlink>
        </w:p>
        <w:p w14:paraId="225312B3" w14:textId="77777777" w:rsidR="00E94555" w:rsidRDefault="00E94555">
          <w:pPr>
            <w:pStyle w:val="TOC2"/>
            <w:tabs>
              <w:tab w:val="right" w:leader="dot" w:pos="8306"/>
            </w:tabs>
          </w:pPr>
          <w:hyperlink w:anchor="_Toc7555" w:history="1">
            <w:r>
              <w:rPr>
                <w:rFonts w:ascii="黑体" w:eastAsia="黑体" w:hAnsi="黑体" w:cs="黑体" w:hint="eastAsia"/>
                <w:szCs w:val="28"/>
              </w:rPr>
              <w:t>5.2 个股详情页的信息降噪</w:t>
            </w:r>
            <w:r>
              <w:tab/>
            </w:r>
            <w:r>
              <w:fldChar w:fldCharType="begin"/>
            </w:r>
            <w:r>
              <w:instrText xml:space="preserve"> PAGEREF _Toc7555 \h </w:instrText>
            </w:r>
            <w:r>
              <w:fldChar w:fldCharType="separate"/>
            </w:r>
            <w:r>
              <w:t>18</w:t>
            </w:r>
            <w:r>
              <w:fldChar w:fldCharType="end"/>
            </w:r>
          </w:hyperlink>
        </w:p>
        <w:p w14:paraId="68011E36" w14:textId="77777777" w:rsidR="00E94555" w:rsidRDefault="00E94555">
          <w:pPr>
            <w:pStyle w:val="TOC2"/>
            <w:tabs>
              <w:tab w:val="right" w:leader="dot" w:pos="8306"/>
            </w:tabs>
          </w:pPr>
          <w:hyperlink w:anchor="_Toc359" w:history="1">
            <w:r>
              <w:rPr>
                <w:rFonts w:ascii="黑体" w:eastAsia="黑体" w:hAnsi="黑体" w:cs="黑体" w:hint="eastAsia"/>
                <w:szCs w:val="28"/>
              </w:rPr>
              <w:t>5.3 金融小工具与投资账本能力</w:t>
            </w:r>
            <w:r>
              <w:tab/>
            </w:r>
            <w:r>
              <w:fldChar w:fldCharType="begin"/>
            </w:r>
            <w:r>
              <w:instrText xml:space="preserve"> PAGEREF _Toc359 \h </w:instrText>
            </w:r>
            <w:r>
              <w:fldChar w:fldCharType="separate"/>
            </w:r>
            <w:r>
              <w:t>19</w:t>
            </w:r>
            <w:r>
              <w:fldChar w:fldCharType="end"/>
            </w:r>
          </w:hyperlink>
        </w:p>
        <w:p w14:paraId="0DF0FEDF" w14:textId="77777777" w:rsidR="00E94555" w:rsidRDefault="00E94555">
          <w:pPr>
            <w:pStyle w:val="TOC1"/>
            <w:tabs>
              <w:tab w:val="right" w:leader="dot" w:pos="8306"/>
            </w:tabs>
          </w:pPr>
          <w:hyperlink w:anchor="_Toc18947" w:history="1">
            <w:r>
              <w:rPr>
                <w:rFonts w:ascii="黑体" w:eastAsia="黑体" w:hAnsi="黑体" w:cs="黑体" w:hint="eastAsia"/>
                <w:szCs w:val="32"/>
              </w:rPr>
              <w:t>6. 设计评价与体验后访谈补充</w:t>
            </w:r>
            <w:r>
              <w:tab/>
            </w:r>
            <w:r>
              <w:fldChar w:fldCharType="begin"/>
            </w:r>
            <w:r>
              <w:instrText xml:space="preserve"> PAGEREF _Toc18947 \h </w:instrText>
            </w:r>
            <w:r>
              <w:fldChar w:fldCharType="separate"/>
            </w:r>
            <w:r>
              <w:t>20</w:t>
            </w:r>
            <w:r>
              <w:fldChar w:fldCharType="end"/>
            </w:r>
          </w:hyperlink>
        </w:p>
        <w:p w14:paraId="716E7126" w14:textId="77777777" w:rsidR="00E94555" w:rsidRDefault="00E94555">
          <w:pPr>
            <w:pStyle w:val="TOC1"/>
            <w:tabs>
              <w:tab w:val="right" w:leader="dot" w:pos="8306"/>
            </w:tabs>
          </w:pPr>
          <w:hyperlink w:anchor="_Toc2440" w:history="1">
            <w:r>
              <w:rPr>
                <w:rFonts w:ascii="黑体" w:eastAsia="黑体" w:hAnsi="黑体" w:cs="黑体" w:hint="eastAsia"/>
                <w:szCs w:val="32"/>
              </w:rPr>
              <w:t>7. 结论</w:t>
            </w:r>
            <w:r>
              <w:tab/>
            </w:r>
            <w:r>
              <w:fldChar w:fldCharType="begin"/>
            </w:r>
            <w:r>
              <w:instrText xml:space="preserve"> PAGEREF _Toc2440 \h </w:instrText>
            </w:r>
            <w:r>
              <w:fldChar w:fldCharType="separate"/>
            </w:r>
            <w:r>
              <w:t>20</w:t>
            </w:r>
            <w:r>
              <w:fldChar w:fldCharType="end"/>
            </w:r>
          </w:hyperlink>
        </w:p>
        <w:p w14:paraId="34F7AB3A" w14:textId="77777777" w:rsidR="00E94555" w:rsidRDefault="00E94555">
          <w:pPr>
            <w:pStyle w:val="TOC1"/>
            <w:tabs>
              <w:tab w:val="right" w:leader="dot" w:pos="8306"/>
            </w:tabs>
          </w:pPr>
          <w:hyperlink w:anchor="_Toc23647" w:history="1">
            <w:r>
              <w:rPr>
                <w:rFonts w:ascii="黑体" w:eastAsia="黑体" w:hAnsi="黑体" w:cs="黑体" w:hint="eastAsia"/>
                <w:szCs w:val="32"/>
              </w:rPr>
              <w:t>附录 A：受访者用户画像汇总</w:t>
            </w:r>
            <w:r>
              <w:tab/>
            </w:r>
            <w:r>
              <w:fldChar w:fldCharType="begin"/>
            </w:r>
            <w:r>
              <w:instrText xml:space="preserve"> PAGEREF _Toc23647 \h </w:instrText>
            </w:r>
            <w:r>
              <w:fldChar w:fldCharType="separate"/>
            </w:r>
            <w:r>
              <w:t>21</w:t>
            </w:r>
            <w:r>
              <w:fldChar w:fldCharType="end"/>
            </w:r>
          </w:hyperlink>
        </w:p>
        <w:p w14:paraId="1C70A39E" w14:textId="77777777" w:rsidR="00E94555" w:rsidRDefault="00E94555">
          <w:pPr>
            <w:pStyle w:val="TOC1"/>
            <w:tabs>
              <w:tab w:val="right" w:leader="dot" w:pos="8306"/>
            </w:tabs>
          </w:pPr>
          <w:hyperlink w:anchor="_Toc22358" w:history="1">
            <w:r>
              <w:rPr>
                <w:rFonts w:ascii="黑体" w:eastAsia="黑体" w:hAnsi="黑体" w:cs="黑体" w:hint="eastAsia"/>
                <w:szCs w:val="32"/>
              </w:rPr>
              <w:t>附录 B：体验后访谈问题设计</w:t>
            </w:r>
            <w:r>
              <w:tab/>
            </w:r>
            <w:r>
              <w:fldChar w:fldCharType="begin"/>
            </w:r>
            <w:r>
              <w:instrText xml:space="preserve"> PAGEREF _Toc22358 \h </w:instrText>
            </w:r>
            <w:r>
              <w:fldChar w:fldCharType="separate"/>
            </w:r>
            <w:r>
              <w:t>22</w:t>
            </w:r>
            <w:r>
              <w:fldChar w:fldCharType="end"/>
            </w:r>
          </w:hyperlink>
        </w:p>
        <w:p w14:paraId="2841AC2E" w14:textId="77777777" w:rsidR="00E94555" w:rsidRDefault="00E94555">
          <w:pPr>
            <w:pStyle w:val="TOC1"/>
            <w:tabs>
              <w:tab w:val="right" w:leader="dot" w:pos="8306"/>
            </w:tabs>
          </w:pPr>
          <w:hyperlink w:anchor="_Toc21736" w:history="1">
            <w:r>
              <w:rPr>
                <w:rFonts w:ascii="黑体" w:eastAsia="黑体" w:hAnsi="黑体" w:cs="黑体" w:hint="eastAsia"/>
                <w:szCs w:val="32"/>
              </w:rPr>
              <w:t>附录 C：基于前期用户画像的体验后反馈整理</w:t>
            </w:r>
            <w:r>
              <w:tab/>
            </w:r>
            <w:r>
              <w:fldChar w:fldCharType="begin"/>
            </w:r>
            <w:r>
              <w:instrText xml:space="preserve"> PAGEREF _Toc21736 \h </w:instrText>
            </w:r>
            <w:r>
              <w:fldChar w:fldCharType="separate"/>
            </w:r>
            <w:r>
              <w:t>22</w:t>
            </w:r>
            <w:r>
              <w:fldChar w:fldCharType="end"/>
            </w:r>
          </w:hyperlink>
        </w:p>
        <w:p w14:paraId="7A773AFF" w14:textId="77777777" w:rsidR="00E94555" w:rsidRDefault="00E94555">
          <w:pPr>
            <w:pStyle w:val="TOC1"/>
            <w:tabs>
              <w:tab w:val="right" w:leader="dot" w:pos="8306"/>
            </w:tabs>
            <w:rPr>
              <w:rFonts w:asciiTheme="majorEastAsia" w:eastAsiaTheme="majorEastAsia" w:hAnsiTheme="majorEastAsia" w:cstheme="majorEastAsia" w:hint="eastAsia"/>
              <w:szCs w:val="28"/>
            </w:rPr>
          </w:pPr>
          <w:hyperlink w:anchor="_Toc30204" w:history="1">
            <w:r>
              <w:rPr>
                <w:rFonts w:ascii="黑体" w:eastAsia="黑体" w:hAnsi="黑体" w:cs="黑体" w:hint="eastAsia"/>
                <w:szCs w:val="32"/>
              </w:rPr>
              <w:t>附录 D：体验后反馈归纳矩阵</w:t>
            </w:r>
            <w:r>
              <w:tab/>
            </w:r>
            <w:r>
              <w:fldChar w:fldCharType="begin"/>
            </w:r>
            <w:r>
              <w:instrText xml:space="preserve"> PAGEREF _Toc30204 \h </w:instrText>
            </w:r>
            <w:r>
              <w:fldChar w:fldCharType="separate"/>
            </w:r>
            <w:r>
              <w:t>25</w:t>
            </w:r>
            <w:r>
              <w:fldChar w:fldCharType="end"/>
            </w:r>
          </w:hyperlink>
        </w:p>
        <w:p w14:paraId="4B1F441E" w14:textId="77777777" w:rsidR="00E94555" w:rsidRDefault="00E94555">
          <w:pPr>
            <w:pStyle w:val="TOC1"/>
            <w:tabs>
              <w:tab w:val="right" w:leader="dot" w:pos="8306"/>
            </w:tabs>
            <w:rPr>
              <w:rFonts w:asciiTheme="majorEastAsia" w:eastAsiaTheme="majorEastAsia" w:hAnsiTheme="majorEastAsia" w:cstheme="majorEastAsia" w:hint="eastAsia"/>
              <w:szCs w:val="28"/>
            </w:rPr>
          </w:pPr>
          <w:hyperlink w:anchor="_Toc21972" w:history="1">
            <w:r>
              <w:rPr>
                <w:rFonts w:ascii="黑体" w:eastAsia="黑体" w:hAnsi="黑体" w:cs="黑体" w:hint="eastAsia"/>
              </w:rPr>
              <w:t>致谢</w:t>
            </w:r>
            <w:r>
              <w:rPr>
                <w:rFonts w:ascii="黑体" w:eastAsia="黑体" w:hAnsi="黑体" w:cs="黑体" w:hint="eastAsia"/>
              </w:rPr>
              <w:tab/>
            </w:r>
            <w:r>
              <w:fldChar w:fldCharType="begin"/>
            </w:r>
            <w:r>
              <w:instrText xml:space="preserve"> PAGEREF _Toc21972 \h </w:instrText>
            </w:r>
            <w:r>
              <w:fldChar w:fldCharType="separate"/>
            </w:r>
            <w:r>
              <w:t>26</w:t>
            </w:r>
            <w:r>
              <w:fldChar w:fldCharType="end"/>
            </w:r>
          </w:hyperlink>
        </w:p>
        <w:p w14:paraId="098519EE" w14:textId="77777777" w:rsidR="00E94555" w:rsidRDefault="00E94555">
          <w:pPr>
            <w:pStyle w:val="TOC1"/>
            <w:tabs>
              <w:tab w:val="right" w:leader="dot" w:pos="8306"/>
            </w:tabs>
          </w:pPr>
          <w:hyperlink w:anchor="_Toc21972" w:history="1">
            <w:r>
              <w:rPr>
                <w:rFonts w:ascii="黑体" w:eastAsia="黑体" w:hAnsi="黑体" w:cs="黑体" w:hint="eastAsia"/>
              </w:rPr>
              <w:t>参考文献</w:t>
            </w:r>
            <w:r>
              <w:rPr>
                <w:rFonts w:ascii="黑体" w:eastAsia="黑体" w:hAnsi="黑体" w:cs="黑体" w:hint="eastAsia"/>
              </w:rPr>
              <w:tab/>
            </w:r>
            <w:r>
              <w:fldChar w:fldCharType="begin"/>
            </w:r>
            <w:r>
              <w:instrText xml:space="preserve"> PAGEREF _Toc21972 \h </w:instrText>
            </w:r>
            <w:r>
              <w:fldChar w:fldCharType="separate"/>
            </w:r>
            <w:r>
              <w:t>26</w:t>
            </w:r>
            <w:r>
              <w:fldChar w:fldCharType="end"/>
            </w:r>
          </w:hyperlink>
        </w:p>
        <w:p w14:paraId="52406992" w14:textId="77777777" w:rsidR="00E94555" w:rsidRDefault="00000000">
          <w:pPr>
            <w:jc w:val="left"/>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szCs w:val="28"/>
            </w:rPr>
            <w:fldChar w:fldCharType="end"/>
          </w:r>
        </w:p>
      </w:sdtContent>
    </w:sdt>
    <w:p w14:paraId="0C1EE307" w14:textId="77777777" w:rsidR="00E94555" w:rsidRDefault="00E94555">
      <w:pPr>
        <w:rPr>
          <w:rFonts w:ascii="黑体" w:eastAsia="黑体" w:hAnsi="黑体" w:cs="黑体" w:hint="eastAsia"/>
          <w:szCs w:val="44"/>
        </w:rPr>
      </w:pPr>
    </w:p>
    <w:p w14:paraId="17F846FB" w14:textId="77777777" w:rsidR="00E94555" w:rsidRDefault="00000000">
      <w:pPr>
        <w:numPr>
          <w:ilvl w:val="0"/>
          <w:numId w:val="1"/>
        </w:numPr>
        <w:outlineLvl w:val="0"/>
        <w:rPr>
          <w:rFonts w:ascii="黑体" w:eastAsia="黑体" w:hAnsi="黑体" w:cs="黑体" w:hint="eastAsia"/>
          <w:sz w:val="32"/>
          <w:szCs w:val="32"/>
        </w:rPr>
      </w:pPr>
      <w:bookmarkStart w:id="9" w:name="_Toc22649"/>
      <w:r>
        <w:rPr>
          <w:rFonts w:ascii="黑体" w:eastAsia="黑体" w:hAnsi="黑体" w:cs="黑体" w:hint="eastAsia"/>
          <w:sz w:val="32"/>
          <w:szCs w:val="32"/>
        </w:rPr>
        <w:t>引言</w:t>
      </w:r>
      <w:bookmarkEnd w:id="9"/>
    </w:p>
    <w:p w14:paraId="2AC7D0F2" w14:textId="77777777" w:rsidR="00E94555" w:rsidRDefault="00E94555"/>
    <w:p w14:paraId="4EA78B83"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随着居民财富结构、金融市场环境和移动互联网使用习惯的变化，年轻人对“理财”的认识正在从简单储蓄逐步转向资产配置、风险管理与长期投资。金融科技（</w:t>
      </w:r>
      <w:r>
        <w:rPr>
          <w:rFonts w:ascii="Times New Roman" w:eastAsia="宋体" w:hAnsi="Times New Roman" w:cs="Times New Roman"/>
          <w:sz w:val="24"/>
        </w:rPr>
        <w:t>FinTech</w:t>
      </w:r>
      <w:r>
        <w:rPr>
          <w:rFonts w:ascii="宋体" w:eastAsia="宋体" w:hAnsi="宋体" w:cs="宋体" w:hint="eastAsia"/>
          <w:sz w:val="24"/>
        </w:rPr>
        <w:t>）通常被理解为金融与技术结合所形成的新型金融服务形态。在中文政策语境中，中国人民银行《金融科技（</w:t>
      </w:r>
      <w:r>
        <w:rPr>
          <w:rFonts w:ascii="Times New Roman" w:eastAsia="宋体" w:hAnsi="Times New Roman" w:cs="Times New Roman"/>
          <w:sz w:val="24"/>
        </w:rPr>
        <w:t>FinTech</w:t>
      </w:r>
      <w:r>
        <w:rPr>
          <w:rFonts w:ascii="宋体" w:eastAsia="宋体" w:hAnsi="宋体" w:cs="宋体" w:hint="eastAsia"/>
          <w:sz w:val="24"/>
        </w:rPr>
        <w:t>）发展规划（2019—2021年）》明确指出，金融科技是“技术驱动的金融创新”</w:t>
      </w:r>
      <w:r>
        <w:rPr>
          <w:rFonts w:ascii="宋体" w:eastAsia="宋体" w:hAnsi="宋体" w:cs="宋体" w:hint="eastAsia"/>
          <w:sz w:val="24"/>
          <w:vertAlign w:val="superscript"/>
        </w:rPr>
        <w:t>[1]</w:t>
      </w:r>
      <w:r>
        <w:rPr>
          <w:rFonts w:ascii="宋体" w:eastAsia="宋体" w:hAnsi="宋体" w:cs="宋体" w:hint="eastAsia"/>
          <w:sz w:val="24"/>
        </w:rPr>
        <w:t>；后续《金融科技发展规划（2022—2025年）》进一步将金融科技置于金融数字化转型、数据要素应用和新型数字基础设施建设的框架下讨论</w:t>
      </w:r>
      <w:r>
        <w:rPr>
          <w:rFonts w:ascii="宋体" w:eastAsia="宋体" w:hAnsi="宋体" w:cs="宋体" w:hint="eastAsia"/>
          <w:sz w:val="24"/>
          <w:vertAlign w:val="superscript"/>
        </w:rPr>
        <w:t>[2]</w:t>
      </w:r>
      <w:r>
        <w:rPr>
          <w:rFonts w:ascii="宋体" w:eastAsia="宋体" w:hAnsi="宋体" w:cs="宋体" w:hint="eastAsia"/>
          <w:sz w:val="24"/>
        </w:rPr>
        <w:t>。从学术定义看，</w:t>
      </w:r>
      <w:r>
        <w:rPr>
          <w:rFonts w:ascii="Times New Roman" w:eastAsia="宋体" w:hAnsi="Times New Roman" w:cs="Times New Roman"/>
          <w:sz w:val="24"/>
        </w:rPr>
        <w:t>Schueffel</w:t>
      </w:r>
      <w:r>
        <w:rPr>
          <w:rFonts w:ascii="宋体" w:eastAsia="宋体" w:hAnsi="宋体" w:cs="宋体" w:hint="eastAsia"/>
          <w:sz w:val="24"/>
        </w:rPr>
        <w:t xml:space="preserve"> 也将 </w:t>
      </w:r>
      <w:r>
        <w:rPr>
          <w:rFonts w:ascii="Times New Roman" w:eastAsia="宋体" w:hAnsi="Times New Roman" w:cs="Times New Roman"/>
          <w:sz w:val="24"/>
        </w:rPr>
        <w:t>FinTech</w:t>
      </w:r>
      <w:r>
        <w:rPr>
          <w:rFonts w:ascii="宋体" w:eastAsia="宋体" w:hAnsi="宋体" w:cs="宋体" w:hint="eastAsia"/>
          <w:sz w:val="24"/>
        </w:rPr>
        <w:t xml:space="preserve"> 概括为以技术促成金融活动改进的新金融产业形态</w:t>
      </w:r>
      <w:r>
        <w:rPr>
          <w:rFonts w:ascii="宋体" w:eastAsia="宋体" w:hAnsi="宋体" w:cs="宋体" w:hint="eastAsia"/>
          <w:sz w:val="24"/>
          <w:vertAlign w:val="superscript"/>
        </w:rPr>
        <w:t>[3]</w:t>
      </w:r>
      <w:r>
        <w:rPr>
          <w:rFonts w:ascii="宋体" w:eastAsia="宋体" w:hAnsi="宋体" w:cs="宋体" w:hint="eastAsia"/>
          <w:sz w:val="24"/>
        </w:rPr>
        <w:t>。因此，本文所说的金融科技并不只是“把金融业务搬到手机上”，而是指技术、数据和交互方式共同参与金融服务重构的过程。但技术入口变多并不意味着用户已经具备相应的知识和判断能力。相反，在许多实际场景中，年轻用户常常处于一种矛盾状态：一方面，他们认可理财和投资有助于改善生活质量；另一方面，他们又认为金融领域门槛高、术语多、风险大，甚至觉得“没有足够本金就不需要开始学习”。这种认知落差导致许多用户长期停留在余额宝、活期储蓄或被动消费记录阶段，缺少进一步建立投资观念的入口。</w:t>
      </w:r>
    </w:p>
    <w:p w14:paraId="0C9FF1E4"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现有金融应用在功能上已经相当成熟，但其设计目标往往围绕交易、销售和信息聚合展开。银行、券商、基金平台和第三方支付入口会向用户展示大量收益率、活动入口、基金榜单、行情涨跌和产品推荐。对于有经验的投资者，这些信</w:t>
      </w:r>
      <w:r>
        <w:rPr>
          <w:rFonts w:ascii="宋体" w:eastAsia="宋体" w:hAnsi="宋体" w:cs="宋体" w:hint="eastAsia"/>
          <w:sz w:val="24"/>
        </w:rPr>
        <w:lastRenderedPageBreak/>
        <w:t>息可以提高决策效率；但对于新手用户，过密的信息层级和过强的交易暗示反而会增加焦虑，使用户难以判断哪些信息真正重要。特别是在移动端小屏环境下，复杂表格、K 线、技术指标和广告化推荐被挤压在同一页面中，容易造成认知负荷过高的问题。</w:t>
      </w:r>
    </w:p>
    <w:p w14:paraId="6F0F6E60"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本课题选择 </w:t>
      </w:r>
      <w:r>
        <w:rPr>
          <w:rFonts w:ascii="Times New Roman" w:eastAsia="宋体" w:hAnsi="Times New Roman" w:cs="Times New Roman"/>
          <w:sz w:val="24"/>
        </w:rPr>
        <w:t>FirstSpot</w:t>
      </w:r>
      <w:r>
        <w:rPr>
          <w:rFonts w:ascii="宋体" w:eastAsia="宋体" w:hAnsi="宋体" w:cs="宋体" w:hint="eastAsia"/>
          <w:sz w:val="24"/>
        </w:rPr>
        <w:t xml:space="preserve"> 作为毕业设计项目，核心问题不是再设计一个更“会卖产品”的金融入口，而是设计一个帮助用户理解投资、记录投资、逐步建立稳健意识的工具。与传统交易软件不同，</w:t>
      </w:r>
      <w:r>
        <w:rPr>
          <w:rFonts w:ascii="Times New Roman" w:eastAsia="宋体" w:hAnsi="Times New Roman" w:cs="Times New Roman"/>
          <w:sz w:val="24"/>
        </w:rPr>
        <w:t>FirstSpot</w:t>
      </w:r>
      <w:r>
        <w:rPr>
          <w:rFonts w:ascii="宋体" w:eastAsia="宋体" w:hAnsi="宋体" w:cs="宋体" w:hint="eastAsia"/>
          <w:sz w:val="24"/>
        </w:rPr>
        <w:t xml:space="preserve"> 的目标用户不是已经能够熟练使用盘口、K 线和多因子指标的专业用户，而是接受过较好教育、愿意理解金融市场但尚未形成投资系统的年轻人。项目尝试通过设计学方法，将理财入门从“被动接受产品推荐”转化为“主动探索、练习、反思和记录”的过程。</w:t>
      </w:r>
    </w:p>
    <w:p w14:paraId="3E0A3BB5" w14:textId="77777777" w:rsidR="00E94555" w:rsidRDefault="00000000">
      <w:pPr>
        <w:rPr>
          <w:rFonts w:ascii="宋体" w:eastAsia="宋体" w:hAnsi="宋体" w:cs="宋体" w:hint="eastAsia"/>
          <w:sz w:val="24"/>
        </w:rPr>
      </w:pPr>
      <w:r>
        <w:rPr>
          <w:rFonts w:ascii="宋体" w:eastAsia="宋体" w:hAnsi="宋体" w:cs="宋体" w:hint="eastAsia"/>
          <w:sz w:val="24"/>
        </w:rPr>
        <w:t xml:space="preserve">因此，本论文围绕三个问题展开：第一，年轻投资者在理财入门过程中的真实痛点是什么；第二，如何利用用户体验设计和游戏化设计降低金融学习门槛；第三，如何将上述设计策略转化为一个可运行的移动应用系统。通过 </w:t>
      </w:r>
      <w:r>
        <w:rPr>
          <w:rFonts w:ascii="Times New Roman" w:eastAsia="宋体" w:hAnsi="Times New Roman" w:cs="Times New Roman"/>
          <w:sz w:val="24"/>
        </w:rPr>
        <w:t>FirstSpot</w:t>
      </w:r>
      <w:r>
        <w:rPr>
          <w:rFonts w:ascii="宋体" w:eastAsia="宋体" w:hAnsi="宋体" w:cs="宋体" w:hint="eastAsia"/>
          <w:sz w:val="24"/>
        </w:rPr>
        <w:t xml:space="preserve"> 的设计与实现，本文希望说明：金融科技产品不仅可以追求交易效率，也可以作为投资者教育和行为引导的设计载体。这里的投资者教育并非简单的功能说明或产品营销，而是面向投资者开展知识普及、风险揭示和权益保护支持；中国证监会系统下的中国投资者网及投服中心也将公益性宣传教育和投资者维权服务作为核心职责之一</w:t>
      </w:r>
      <w:r>
        <w:rPr>
          <w:rFonts w:ascii="宋体" w:eastAsia="宋体" w:hAnsi="宋体" w:cs="宋体" w:hint="eastAsia"/>
          <w:sz w:val="24"/>
          <w:vertAlign w:val="superscript"/>
        </w:rPr>
        <w:t>[4]</w:t>
      </w:r>
      <w:r>
        <w:rPr>
          <w:rFonts w:ascii="宋体" w:eastAsia="宋体" w:hAnsi="宋体" w:cs="宋体" w:hint="eastAsia"/>
          <w:sz w:val="24"/>
        </w:rPr>
        <w:t>。</w:t>
      </w:r>
    </w:p>
    <w:p w14:paraId="29A158B6" w14:textId="77777777" w:rsidR="00E94555" w:rsidRDefault="00E94555"/>
    <w:p w14:paraId="2DD4FC4F" w14:textId="77777777" w:rsidR="00E94555" w:rsidRDefault="00000000">
      <w:pPr>
        <w:numPr>
          <w:ilvl w:val="0"/>
          <w:numId w:val="1"/>
        </w:numPr>
        <w:outlineLvl w:val="0"/>
        <w:rPr>
          <w:rFonts w:ascii="黑体" w:eastAsia="黑体" w:hAnsi="黑体" w:cs="黑体" w:hint="eastAsia"/>
          <w:sz w:val="32"/>
          <w:szCs w:val="32"/>
        </w:rPr>
      </w:pPr>
      <w:bookmarkStart w:id="10" w:name="_Toc4256"/>
      <w:commentRangeStart w:id="11"/>
      <w:r>
        <w:rPr>
          <w:rFonts w:ascii="黑体" w:eastAsia="黑体" w:hAnsi="黑体" w:cs="黑体" w:hint="eastAsia"/>
          <w:sz w:val="32"/>
          <w:szCs w:val="32"/>
        </w:rPr>
        <w:t>研究背景与理论基础</w:t>
      </w:r>
      <w:bookmarkEnd w:id="10"/>
      <w:commentRangeEnd w:id="11"/>
      <w:r w:rsidR="00340A6B">
        <w:rPr>
          <w:rStyle w:val="ac"/>
          <w:rFonts w:ascii="黑体" w:eastAsia="黑体" w:hAnsi="黑体" w:cs="黑体" w:hint="eastAsia"/>
          <w:sz w:val="32"/>
          <w:szCs w:val="32"/>
        </w:rPr>
        <w:commentReference w:id="11"/>
      </w:r>
    </w:p>
    <w:p w14:paraId="5EE03365" w14:textId="77777777" w:rsidR="00E94555" w:rsidRDefault="00E94555"/>
    <w:p w14:paraId="5A209B95" w14:textId="77777777" w:rsidR="00E94555" w:rsidRDefault="00000000">
      <w:pPr>
        <w:outlineLvl w:val="1"/>
        <w:rPr>
          <w:rFonts w:ascii="黑体" w:eastAsia="黑体" w:hAnsi="黑体" w:cs="黑体" w:hint="eastAsia"/>
          <w:sz w:val="28"/>
          <w:szCs w:val="28"/>
        </w:rPr>
      </w:pPr>
      <w:bookmarkStart w:id="12" w:name="_Toc15457"/>
      <w:r>
        <w:rPr>
          <w:rFonts w:ascii="黑体" w:eastAsia="黑体" w:hAnsi="黑体" w:cs="黑体" w:hint="eastAsia"/>
          <w:sz w:val="28"/>
          <w:szCs w:val="28"/>
        </w:rPr>
        <w:t>2.1 金融科技产品中的新手困境</w:t>
      </w:r>
      <w:bookmarkEnd w:id="12"/>
    </w:p>
    <w:p w14:paraId="2FFD8091" w14:textId="77777777" w:rsidR="00E94555" w:rsidRDefault="00E94555"/>
    <w:p w14:paraId="2B3A018F"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金融科技的发展使普通用户获取金融产品变得更加方便，但“可获取”并不等于“可理解”。许多平台通过首页推荐、收益排行、热门主题和市场情绪信息吸引用户注意，这种设计方式能够提高点击与转化，却不一定有助于用户形成长期、稳定和理性的投资行为。对于新手而言，最困难的并不是找不到投资入口，而是不知道如何判断一个入口是否适合自己。</w:t>
      </w:r>
    </w:p>
    <w:p w14:paraId="6B5A9E58"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从设计学角度看，这是一类典型的复杂信息服务设计问题。用户面对的不是单一操作任务，而是一整套由知识、情绪、风险和行为后果组成的复杂系统。若产品只强调“买入”“加仓”“跟投”等交易动作，而没有足够的解释、练习和反馈，就容易把用户推向短期刺激。</w:t>
      </w:r>
      <w:r>
        <w:rPr>
          <w:rFonts w:ascii="Times New Roman" w:eastAsia="宋体" w:hAnsi="Times New Roman" w:cs="Times New Roman"/>
          <w:sz w:val="24"/>
        </w:rPr>
        <w:t>FirstSpot</w:t>
      </w:r>
      <w:r>
        <w:rPr>
          <w:rFonts w:ascii="宋体" w:eastAsia="宋体" w:hAnsi="宋体" w:cs="宋体" w:hint="eastAsia"/>
          <w:sz w:val="24"/>
        </w:rPr>
        <w:t xml:space="preserve"> 的设计出发点正是反向建立一个“先理解、再记录、再行动”的产品逻辑。</w:t>
      </w:r>
    </w:p>
    <w:p w14:paraId="0E79762E"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这一判断也可以从金融素养研究中得到支持。中国人民银行《消费者金融素养调查分析报告（2021）》从金融态度、金融行为、金融知识、金融技能等维度观察居民金融素养，说明金融素养并非单纯掌握概念，而是包含知识、态度、技能和行为的综合能力</w:t>
      </w:r>
      <w:r>
        <w:rPr>
          <w:rFonts w:ascii="宋体" w:eastAsia="宋体" w:hAnsi="宋体" w:cs="宋体" w:hint="eastAsia"/>
          <w:sz w:val="24"/>
          <w:vertAlign w:val="superscript"/>
        </w:rPr>
        <w:t>[5]</w:t>
      </w:r>
      <w:r>
        <w:rPr>
          <w:rFonts w:ascii="宋体" w:eastAsia="宋体" w:hAnsi="宋体" w:cs="宋体" w:hint="eastAsia"/>
          <w:sz w:val="24"/>
        </w:rPr>
        <w:t>。</w:t>
      </w:r>
      <w:r>
        <w:rPr>
          <w:rFonts w:ascii="Times New Roman" w:eastAsia="宋体" w:hAnsi="Times New Roman" w:cs="Times New Roman"/>
          <w:sz w:val="24"/>
        </w:rPr>
        <w:t>Lusardi</w:t>
      </w:r>
      <w:r>
        <w:rPr>
          <w:rFonts w:ascii="宋体" w:eastAsia="宋体" w:hAnsi="宋体" w:cs="宋体" w:hint="eastAsia"/>
          <w:sz w:val="24"/>
        </w:rPr>
        <w:t xml:space="preserve"> 与 </w:t>
      </w:r>
      <w:r>
        <w:rPr>
          <w:rFonts w:ascii="Times New Roman" w:eastAsia="宋体" w:hAnsi="Times New Roman" w:cs="Times New Roman"/>
          <w:sz w:val="24"/>
        </w:rPr>
        <w:t>Mitchell</w:t>
      </w:r>
      <w:r>
        <w:rPr>
          <w:rFonts w:ascii="宋体" w:eastAsia="宋体" w:hAnsi="宋体" w:cs="宋体" w:hint="eastAsia"/>
          <w:sz w:val="24"/>
        </w:rPr>
        <w:t xml:space="preserve"> 对金融素养研究的综述指出，金融知识可被视为一种人力资本，金融素养不足会影响储蓄、退休规划、投资参与等经济决策</w:t>
      </w:r>
      <w:r>
        <w:rPr>
          <w:rFonts w:ascii="宋体" w:eastAsia="宋体" w:hAnsi="宋体" w:cs="宋体" w:hint="eastAsia"/>
          <w:sz w:val="24"/>
          <w:vertAlign w:val="superscript"/>
        </w:rPr>
        <w:t>[6]</w:t>
      </w:r>
      <w:r>
        <w:rPr>
          <w:rFonts w:ascii="宋体" w:eastAsia="宋体" w:hAnsi="宋体" w:cs="宋体" w:hint="eastAsia"/>
          <w:sz w:val="24"/>
        </w:rPr>
        <w:t>。</w:t>
      </w:r>
      <w:r>
        <w:rPr>
          <w:rFonts w:ascii="Times New Roman" w:eastAsia="宋体" w:hAnsi="Times New Roman" w:cs="Times New Roman"/>
          <w:sz w:val="24"/>
        </w:rPr>
        <w:t>Van Rooij</w:t>
      </w:r>
      <w:r>
        <w:rPr>
          <w:rFonts w:ascii="宋体" w:eastAsia="宋体" w:hAnsi="宋体" w:cs="宋体" w:hint="eastAsia"/>
          <w:sz w:val="24"/>
        </w:rPr>
        <w:t>、</w:t>
      </w:r>
      <w:r>
        <w:rPr>
          <w:rFonts w:ascii="Times New Roman" w:eastAsia="宋体" w:hAnsi="Times New Roman" w:cs="Times New Roman"/>
          <w:sz w:val="24"/>
        </w:rPr>
        <w:t>Lusardi</w:t>
      </w:r>
      <w:r>
        <w:rPr>
          <w:rFonts w:ascii="宋体" w:eastAsia="宋体" w:hAnsi="宋体" w:cs="宋体" w:hint="eastAsia"/>
          <w:sz w:val="24"/>
        </w:rPr>
        <w:t xml:space="preserve"> 与 </w:t>
      </w:r>
      <w:r>
        <w:rPr>
          <w:rFonts w:ascii="Times New Roman" w:eastAsia="宋体" w:hAnsi="Times New Roman" w:cs="Times New Roman"/>
          <w:sz w:val="24"/>
        </w:rPr>
        <w:t>Alessie</w:t>
      </w:r>
      <w:r>
        <w:rPr>
          <w:rFonts w:ascii="宋体" w:eastAsia="宋体" w:hAnsi="宋体" w:cs="宋体" w:hint="eastAsia"/>
          <w:sz w:val="24"/>
        </w:rPr>
        <w:t xml:space="preserve"> 对荷兰家庭调查数据的研究进一步发现，许多受访者只掌握利息、通胀等基础概念，对股票、债券、风险分散等更复杂概念理解不足，而金融素养较低者参与股票市场的可能性明显更低</w:t>
      </w:r>
      <w:r>
        <w:rPr>
          <w:rFonts w:ascii="宋体" w:eastAsia="宋体" w:hAnsi="宋体" w:cs="宋体" w:hint="eastAsia"/>
          <w:sz w:val="24"/>
          <w:vertAlign w:val="superscript"/>
        </w:rPr>
        <w:t>[7]</w:t>
      </w:r>
      <w:r>
        <w:rPr>
          <w:rFonts w:ascii="宋体" w:eastAsia="宋体" w:hAnsi="宋体" w:cs="宋体" w:hint="eastAsia"/>
          <w:sz w:val="24"/>
        </w:rPr>
        <w:t>。</w:t>
      </w:r>
      <w:r>
        <w:rPr>
          <w:rFonts w:ascii="Times New Roman" w:eastAsia="宋体" w:hAnsi="Times New Roman" w:cs="Times New Roman"/>
          <w:sz w:val="24"/>
        </w:rPr>
        <w:t>OECD</w:t>
      </w:r>
      <w:r>
        <w:rPr>
          <w:rFonts w:ascii="宋体" w:eastAsia="宋体" w:hAnsi="宋体" w:cs="宋体" w:hint="eastAsia"/>
          <w:sz w:val="24"/>
        </w:rPr>
        <w:t xml:space="preserve"> 与 </w:t>
      </w:r>
      <w:r>
        <w:rPr>
          <w:rFonts w:ascii="Times New Roman" w:eastAsia="宋体" w:hAnsi="Times New Roman" w:cs="Times New Roman"/>
          <w:sz w:val="24"/>
        </w:rPr>
        <w:t>IOSCO</w:t>
      </w:r>
      <w:r>
        <w:rPr>
          <w:rFonts w:ascii="宋体" w:eastAsia="宋体" w:hAnsi="宋体" w:cs="宋体" w:hint="eastAsia"/>
          <w:sz w:val="24"/>
        </w:rPr>
        <w:t xml:space="preserve"> 发布的投资者金融教育核心能力框架也强调，投资者需要理解风险收</w:t>
      </w:r>
      <w:r>
        <w:rPr>
          <w:rFonts w:ascii="宋体" w:eastAsia="宋体" w:hAnsi="宋体" w:cs="宋体" w:hint="eastAsia"/>
          <w:sz w:val="24"/>
        </w:rPr>
        <w:lastRenderedPageBreak/>
        <w:t>益关系、分散投资、费用、产品属性、长期目标以及投资与投机的区别</w:t>
      </w:r>
      <w:r>
        <w:rPr>
          <w:rFonts w:ascii="宋体" w:eastAsia="宋体" w:hAnsi="宋体" w:cs="宋体" w:hint="eastAsia"/>
          <w:sz w:val="24"/>
          <w:vertAlign w:val="superscript"/>
        </w:rPr>
        <w:t>[8]</w:t>
      </w:r>
      <w:r>
        <w:rPr>
          <w:rFonts w:ascii="宋体" w:eastAsia="宋体" w:hAnsi="宋体" w:cs="宋体" w:hint="eastAsia"/>
          <w:sz w:val="24"/>
        </w:rPr>
        <w:t>。</w:t>
      </w:r>
    </w:p>
    <w:p w14:paraId="64B77EE0"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这些研究说明，新手困境并不是单一界面易用性问题，而是由知识不足、信心不足、风险理解不足和行为决策压力共同构成。对于年轻用户而言，移动金融应用虽然降低了开户、浏览和购买的操作成本，却没有自动降低理解成本。若产品界面主要展示收益排名、热门推荐和交易入口，用户可能在尚未理解风险和费用的情况下被推向行动。</w:t>
      </w:r>
      <w:r>
        <w:rPr>
          <w:rFonts w:ascii="Times New Roman" w:eastAsia="宋体" w:hAnsi="Times New Roman" w:cs="Times New Roman"/>
          <w:sz w:val="24"/>
        </w:rPr>
        <w:t>FirstSpot</w:t>
      </w:r>
      <w:r>
        <w:rPr>
          <w:rFonts w:ascii="宋体" w:eastAsia="宋体" w:hAnsi="宋体" w:cs="宋体" w:hint="eastAsia"/>
          <w:sz w:val="24"/>
        </w:rPr>
        <w:t xml:space="preserve"> 因此将“解释、练习、记录和反思”置于交易之前，通过投资者教育内容、可视化账本和低刺激反馈帮助用户先建立基本判断能力。</w:t>
      </w:r>
    </w:p>
    <w:p w14:paraId="6E8B521B" w14:textId="77777777" w:rsidR="00E94555" w:rsidRDefault="00E94555">
      <w:pPr>
        <w:rPr>
          <w:rFonts w:ascii="宋体" w:eastAsia="宋体" w:hAnsi="宋体" w:cs="宋体" w:hint="eastAsia"/>
          <w:sz w:val="24"/>
        </w:rPr>
      </w:pPr>
    </w:p>
    <w:p w14:paraId="71D9C3E0" w14:textId="77777777" w:rsidR="00E94555" w:rsidRDefault="00E94555"/>
    <w:p w14:paraId="4A3C6222" w14:textId="77777777" w:rsidR="00E94555" w:rsidRDefault="00000000">
      <w:pPr>
        <w:outlineLvl w:val="1"/>
        <w:rPr>
          <w:rFonts w:ascii="黑体" w:eastAsia="黑体" w:hAnsi="黑体" w:cs="黑体" w:hint="eastAsia"/>
          <w:sz w:val="28"/>
          <w:szCs w:val="28"/>
        </w:rPr>
      </w:pPr>
      <w:bookmarkStart w:id="13" w:name="_Toc12590"/>
      <w:r>
        <w:rPr>
          <w:rFonts w:ascii="黑体" w:eastAsia="黑体" w:hAnsi="黑体" w:cs="黑体" w:hint="eastAsia"/>
          <w:sz w:val="28"/>
          <w:szCs w:val="28"/>
        </w:rPr>
        <w:t>2.2 双钻模型与设计过程组织</w:t>
      </w:r>
      <w:bookmarkEnd w:id="13"/>
    </w:p>
    <w:p w14:paraId="098D92A3" w14:textId="77777777" w:rsidR="00E94555" w:rsidRDefault="00E94555"/>
    <w:p w14:paraId="173F3A5A"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双钻模型是英国 </w:t>
      </w:r>
      <w:r>
        <w:rPr>
          <w:rFonts w:ascii="Times New Roman" w:eastAsia="宋体" w:hAnsi="Times New Roman" w:cs="Times New Roman"/>
          <w:sz w:val="24"/>
        </w:rPr>
        <w:t>Design Council</w:t>
      </w:r>
      <w:r>
        <w:rPr>
          <w:rFonts w:ascii="宋体" w:eastAsia="宋体" w:hAnsi="宋体" w:cs="宋体" w:hint="eastAsia"/>
          <w:sz w:val="24"/>
        </w:rPr>
        <w:t xml:space="preserve"> 提出的设计过程框架（如图 1 所示），其核心是用两次“发散—收敛”组织复杂问题解决：第一个钻石从发现（</w:t>
      </w:r>
      <w:r>
        <w:rPr>
          <w:rFonts w:ascii="Times New Roman" w:eastAsia="宋体" w:hAnsi="Times New Roman" w:cs="Times New Roman"/>
          <w:sz w:val="24"/>
        </w:rPr>
        <w:t>Discover</w:t>
      </w:r>
      <w:r>
        <w:rPr>
          <w:rFonts w:ascii="宋体" w:eastAsia="宋体" w:hAnsi="宋体" w:cs="宋体" w:hint="eastAsia"/>
          <w:sz w:val="24"/>
        </w:rPr>
        <w:t>）进入定义（</w:t>
      </w:r>
      <w:r>
        <w:rPr>
          <w:rFonts w:ascii="Times New Roman" w:eastAsia="宋体" w:hAnsi="Times New Roman" w:cs="Times New Roman"/>
          <w:sz w:val="24"/>
        </w:rPr>
        <w:t>Define</w:t>
      </w:r>
      <w:r>
        <w:rPr>
          <w:rFonts w:ascii="宋体" w:eastAsia="宋体" w:hAnsi="宋体" w:cs="宋体" w:hint="eastAsia"/>
          <w:sz w:val="24"/>
        </w:rPr>
        <w:t>），强调先扩展对问题、用户和情境的理解，再收敛出真正值得解决的问题；第二个钻石从发展（</w:t>
      </w:r>
      <w:r>
        <w:rPr>
          <w:rFonts w:ascii="Times New Roman" w:eastAsia="宋体" w:hAnsi="Times New Roman" w:cs="Times New Roman"/>
          <w:sz w:val="24"/>
        </w:rPr>
        <w:t>Develop</w:t>
      </w:r>
      <w:r>
        <w:rPr>
          <w:rFonts w:ascii="宋体" w:eastAsia="宋体" w:hAnsi="宋体" w:cs="宋体" w:hint="eastAsia"/>
          <w:sz w:val="24"/>
        </w:rPr>
        <w:t>）进入交付（</w:t>
      </w:r>
      <w:r>
        <w:rPr>
          <w:rFonts w:ascii="Times New Roman" w:eastAsia="宋体" w:hAnsi="Times New Roman" w:cs="Times New Roman"/>
          <w:sz w:val="24"/>
        </w:rPr>
        <w:t>Deliver</w:t>
      </w:r>
      <w:r>
        <w:rPr>
          <w:rFonts w:ascii="宋体" w:eastAsia="宋体" w:hAnsi="宋体" w:cs="宋体" w:hint="eastAsia"/>
          <w:sz w:val="24"/>
        </w:rPr>
        <w:t>），强调在多个方案之间探索、原型化和测试，最终形成可落地的解决方案</w:t>
      </w:r>
      <w:r>
        <w:rPr>
          <w:rFonts w:ascii="宋体" w:eastAsia="宋体" w:hAnsi="宋体" w:cs="宋体" w:hint="eastAsia"/>
          <w:sz w:val="24"/>
          <w:vertAlign w:val="superscript"/>
        </w:rPr>
        <w:t>[9]</w:t>
      </w:r>
      <w:r>
        <w:rPr>
          <w:rFonts w:ascii="宋体" w:eastAsia="宋体" w:hAnsi="宋体" w:cs="宋体" w:hint="eastAsia"/>
          <w:sz w:val="24"/>
        </w:rPr>
        <w:t>。该模型适合本课题的原因在于，年轻用户的投资入门困难并不能直接等同于“缺少某个功能”，而需要先通过访谈、竞品观察和理论调研理解其认知、情绪与行为障碍。</w:t>
      </w:r>
    </w:p>
    <w:p w14:paraId="6FAE5EF1" w14:textId="77777777" w:rsidR="00E94555" w:rsidRDefault="00000000">
      <w:pPr>
        <w:ind w:firstLine="420"/>
        <w:rPr>
          <w:rFonts w:ascii="宋体" w:eastAsia="宋体" w:hAnsi="宋体" w:cs="宋体" w:hint="eastAsia"/>
          <w:sz w:val="24"/>
        </w:rPr>
      </w:pPr>
      <w:r>
        <w:rPr>
          <w:rFonts w:ascii="宋体" w:eastAsia="宋体" w:hAnsi="宋体" w:cs="宋体"/>
          <w:noProof/>
          <w:sz w:val="24"/>
        </w:rPr>
        <w:drawing>
          <wp:inline distT="0" distB="0" distL="114300" distR="114300" wp14:anchorId="6EB33CFB" wp14:editId="6D375201">
            <wp:extent cx="5269230" cy="2550160"/>
            <wp:effectExtent l="0" t="0" r="7620" b="254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2"/>
                    <a:stretch>
                      <a:fillRect/>
                    </a:stretch>
                  </pic:blipFill>
                  <pic:spPr>
                    <a:xfrm>
                      <a:off x="0" y="0"/>
                      <a:ext cx="5269230" cy="2550160"/>
                    </a:xfrm>
                    <a:prstGeom prst="rect">
                      <a:avLst/>
                    </a:prstGeom>
                    <a:noFill/>
                    <a:ln w="9525">
                      <a:noFill/>
                    </a:ln>
                  </pic:spPr>
                </pic:pic>
              </a:graphicData>
            </a:graphic>
          </wp:inline>
        </w:drawing>
      </w:r>
    </w:p>
    <w:p w14:paraId="0F7D3200" w14:textId="77777777" w:rsidR="00E94555" w:rsidRDefault="00E94555">
      <w:pPr>
        <w:ind w:firstLine="420"/>
        <w:rPr>
          <w:rFonts w:ascii="宋体" w:eastAsia="宋体" w:hAnsi="宋体" w:cs="宋体" w:hint="eastAsia"/>
          <w:sz w:val="24"/>
        </w:rPr>
      </w:pPr>
    </w:p>
    <w:p w14:paraId="50F3D396" w14:textId="73EFA8FF" w:rsidR="00E94555" w:rsidRDefault="00000000">
      <w:pPr>
        <w:ind w:firstLine="420"/>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b/>
          <w:bCs/>
          <w:szCs w:val="21"/>
        </w:rPr>
        <w:t xml:space="preserve"> 1 Design Council </w:t>
      </w:r>
      <w:r>
        <w:rPr>
          <w:rFonts w:ascii="Times New Roman" w:hAnsi="Times New Roman" w:cs="Times New Roman"/>
          <w:b/>
          <w:bCs/>
          <w:szCs w:val="21"/>
        </w:rPr>
        <w:t>双钻模型示意图</w:t>
      </w:r>
      <w:commentRangeStart w:id="14"/>
      <w:ins w:id="15" w:author="Xiaochen Zheng" w:date="2026-05-13T15:45:00Z" w16du:dateUtc="2026-05-13T07:45:00Z">
        <w:r w:rsidR="00142428">
          <w:rPr>
            <w:rStyle w:val="af3"/>
            <w:rFonts w:ascii="Times New Roman" w:hAnsi="Times New Roman" w:cs="Times New Roman"/>
            <w:b/>
            <w:bCs/>
            <w:szCs w:val="21"/>
          </w:rPr>
          <w:footnoteReference w:id="1"/>
        </w:r>
      </w:ins>
      <w:commentRangeEnd w:id="14"/>
      <w:r w:rsidR="00142428">
        <w:rPr>
          <w:rStyle w:val="ac"/>
          <w:rFonts w:ascii="Times New Roman" w:hAnsi="Times New Roman" w:cs="Times New Roman"/>
          <w:b/>
          <w:bCs/>
          <w:sz w:val="21"/>
          <w:szCs w:val="21"/>
        </w:rPr>
        <w:commentReference w:id="14"/>
      </w:r>
    </w:p>
    <w:p w14:paraId="3508F410" w14:textId="358A6C3E" w:rsidR="00E94555" w:rsidDel="00142428" w:rsidRDefault="00000000">
      <w:pPr>
        <w:jc w:val="left"/>
        <w:rPr>
          <w:del w:id="23" w:author="Xiaochen Zheng" w:date="2026-05-13T15:47:00Z" w16du:dateUtc="2026-05-13T07:47:00Z"/>
          <w:rFonts w:ascii="Times New Roman" w:hAnsi="Times New Roman" w:cs="Times New Roman"/>
          <w:szCs w:val="21"/>
        </w:rPr>
      </w:pPr>
      <w:del w:id="24" w:author="Xiaochen Zheng" w:date="2026-05-13T15:47:00Z" w16du:dateUtc="2026-05-13T07:47:00Z">
        <w:r w:rsidDel="00142428">
          <w:rPr>
            <w:rFonts w:ascii="Times New Roman" w:hAnsi="Times New Roman" w:cs="Times New Roman"/>
            <w:szCs w:val="21"/>
          </w:rPr>
          <w:delText>注：图片来源于</w:delText>
        </w:r>
        <w:r w:rsidDel="00142428">
          <w:rPr>
            <w:rFonts w:ascii="Times New Roman" w:hAnsi="Times New Roman" w:cs="Times New Roman"/>
            <w:szCs w:val="21"/>
          </w:rPr>
          <w:delText xml:space="preserve"> Design Council </w:delText>
        </w:r>
        <w:r w:rsidDel="00142428">
          <w:rPr>
            <w:rFonts w:ascii="Times New Roman" w:hAnsi="Times New Roman" w:cs="Times New Roman"/>
            <w:szCs w:val="21"/>
          </w:rPr>
          <w:delText>官网</w:delText>
        </w:r>
        <w:r w:rsidDel="00142428">
          <w:rPr>
            <w:rFonts w:ascii="Times New Roman" w:hAnsi="Times New Roman" w:cs="Times New Roman"/>
            <w:szCs w:val="21"/>
          </w:rPr>
          <w:delText>“Framework for Innovation: Design Council's evolved Double Diamond”</w:delText>
        </w:r>
        <w:r w:rsidDel="00142428">
          <w:rPr>
            <w:rFonts w:ascii="Times New Roman" w:hAnsi="Times New Roman" w:cs="Times New Roman"/>
            <w:szCs w:val="21"/>
          </w:rPr>
          <w:delText>页面，原图地址为</w:delText>
        </w:r>
        <w:r w:rsidDel="00142428">
          <w:rPr>
            <w:rFonts w:ascii="Times New Roman" w:hAnsi="Times New Roman" w:cs="Times New Roman"/>
            <w:szCs w:val="21"/>
          </w:rPr>
          <w:delText xml:space="preserve"> </w:delText>
        </w:r>
        <w:r w:rsidDel="00142428">
          <w:rPr>
            <w:rFonts w:ascii="Times New Roman" w:hAnsi="Times New Roman" w:cs="Times New Roman"/>
            <w:szCs w:val="21"/>
          </w:rPr>
          <w:fldChar w:fldCharType="begin"/>
        </w:r>
        <w:r w:rsidDel="00142428">
          <w:rPr>
            <w:rFonts w:ascii="Times New Roman" w:hAnsi="Times New Roman" w:cs="Times New Roman"/>
            <w:szCs w:val="21"/>
          </w:rPr>
          <w:delInstrText xml:space="preserve"> HYPERLINK "https://www.designcouncil.org.uk/fileadmin/uploads/dc/Photos/banners/Double_Diamond.png</w:delInstrText>
        </w:r>
        <w:r w:rsidDel="00142428">
          <w:rPr>
            <w:rFonts w:ascii="Times New Roman" w:hAnsi="Times New Roman" w:cs="Times New Roman"/>
            <w:szCs w:val="21"/>
          </w:rPr>
          <w:delInstrText>。</w:delInstrText>
        </w:r>
        <w:r w:rsidDel="00142428">
          <w:rPr>
            <w:rFonts w:ascii="Times New Roman" w:hAnsi="Times New Roman" w:cs="Times New Roman"/>
            <w:szCs w:val="21"/>
          </w:rPr>
          <w:delInstrText xml:space="preserve">" </w:delInstrText>
        </w:r>
        <w:r w:rsidDel="00142428">
          <w:rPr>
            <w:rFonts w:ascii="Times New Roman" w:hAnsi="Times New Roman" w:cs="Times New Roman"/>
            <w:szCs w:val="21"/>
          </w:rPr>
        </w:r>
        <w:r w:rsidDel="00142428">
          <w:rPr>
            <w:rFonts w:ascii="Times New Roman" w:hAnsi="Times New Roman" w:cs="Times New Roman"/>
            <w:szCs w:val="21"/>
          </w:rPr>
          <w:fldChar w:fldCharType="separate"/>
        </w:r>
        <w:r w:rsidDel="00142428">
          <w:rPr>
            <w:rStyle w:val="a6"/>
            <w:rFonts w:ascii="Times New Roman" w:hAnsi="Times New Roman" w:cs="Times New Roman"/>
            <w:szCs w:val="21"/>
          </w:rPr>
          <w:delText>https://www.designcouncil.org.uk/fileadmin/uploads/dc/Photos/banners/Double_Diamond.png</w:delText>
        </w:r>
        <w:r w:rsidDel="00142428">
          <w:rPr>
            <w:rStyle w:val="a6"/>
            <w:rFonts w:ascii="Times New Roman" w:hAnsi="Times New Roman" w:cs="Times New Roman"/>
            <w:szCs w:val="21"/>
          </w:rPr>
          <w:delText>。</w:delText>
        </w:r>
        <w:r w:rsidDel="00142428">
          <w:rPr>
            <w:rFonts w:ascii="Times New Roman" w:hAnsi="Times New Roman" w:cs="Times New Roman"/>
            <w:szCs w:val="21"/>
          </w:rPr>
          <w:fldChar w:fldCharType="end"/>
        </w:r>
      </w:del>
    </w:p>
    <w:p w14:paraId="3387EA19" w14:textId="77777777" w:rsidR="00E94555" w:rsidRDefault="00E94555">
      <w:pPr>
        <w:jc w:val="left"/>
        <w:rPr>
          <w:rFonts w:asciiTheme="minorEastAsia" w:hAnsiTheme="minorEastAsia" w:cstheme="minorEastAsia" w:hint="eastAsia"/>
          <w:szCs w:val="21"/>
        </w:rPr>
      </w:pPr>
    </w:p>
    <w:p w14:paraId="002C8439"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在 </w:t>
      </w:r>
      <w:r>
        <w:rPr>
          <w:rFonts w:ascii="Times New Roman" w:eastAsia="宋体" w:hAnsi="Times New Roman" w:cs="Times New Roman"/>
          <w:sz w:val="24"/>
        </w:rPr>
        <w:t>FirstSpot</w:t>
      </w:r>
      <w:r>
        <w:rPr>
          <w:rFonts w:ascii="宋体" w:eastAsia="宋体" w:hAnsi="宋体" w:cs="宋体" w:hint="eastAsia"/>
          <w:sz w:val="24"/>
        </w:rPr>
        <w:t xml:space="preserve"> 项目中，双钻模型不是被机械地写成流程图，而是实际用于组</w:t>
      </w:r>
      <w:r>
        <w:rPr>
          <w:rFonts w:ascii="宋体" w:eastAsia="宋体" w:hAnsi="宋体" w:cs="宋体" w:hint="eastAsia"/>
          <w:sz w:val="24"/>
        </w:rPr>
        <w:lastRenderedPageBreak/>
        <w:t xml:space="preserve">织毕业设计过程（见图2）。项目的发现阶段包括三类工作：第一，访谈不同理财经验、收入水平和风险态度的年轻用户，记录他们对本金、风险、时间成本、平台信任和术语理解的真实表述；第二，观察支付宝基金/理财入口、银行理财板块、券商应用和基金平台等竞品，比较其首页信息结构、产品推荐方式、风险提示与交易入口；第三，阅读游戏化、金融素养和 </w:t>
      </w:r>
      <w:r>
        <w:rPr>
          <w:rFonts w:ascii="Times New Roman" w:eastAsia="宋体" w:hAnsi="Times New Roman" w:cs="Times New Roman"/>
          <w:sz w:val="24"/>
        </w:rPr>
        <w:t>HCI</w:t>
      </w:r>
      <w:r>
        <w:rPr>
          <w:rFonts w:ascii="宋体" w:eastAsia="宋体" w:hAnsi="宋体" w:cs="宋体" w:hint="eastAsia"/>
          <w:sz w:val="24"/>
        </w:rPr>
        <w:t xml:space="preserve"> 相关文献，寻找能够解释用户持续学习动机的理论工具。</w:t>
      </w:r>
    </w:p>
    <w:p w14:paraId="46D92898"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进入定义阶段后，项目将问题收敛为三个核心设计目标：降低入门认知门槛、避免诱导交易、通过游戏化反馈提高持续学习意愿。进入方案发展阶段后，项目围绕首开引导、投资者教育课程、可视化详情页和小工具展开原型与功能设计，形成聊天式首开引导、</w:t>
      </w:r>
      <w:r>
        <w:rPr>
          <w:rFonts w:ascii="Times New Roman" w:eastAsia="宋体" w:hAnsi="Times New Roman" w:cs="Times New Roman"/>
          <w:sz w:val="24"/>
        </w:rPr>
        <w:t>Myo</w:t>
      </w:r>
      <w:r>
        <w:rPr>
          <w:rFonts w:ascii="宋体" w:eastAsia="宋体" w:hAnsi="宋体" w:cs="宋体" w:hint="eastAsia"/>
          <w:sz w:val="24"/>
        </w:rPr>
        <w:t xml:space="preserve"> 陪伴角色、12 章投资者教育路径、PBL 奖励系统、术语解释、拖拽案例、小工具和金库收藏等方案。最终在交付阶段，项目以 Flutter 应用形式实现核心功能，形成可演示、可迭代的移动端产品，并在体验后访谈中观察用户是否认为 </w:t>
      </w:r>
      <w:r>
        <w:rPr>
          <w:rFonts w:ascii="Times New Roman" w:eastAsia="宋体" w:hAnsi="Times New Roman" w:cs="Times New Roman"/>
          <w:sz w:val="24"/>
        </w:rPr>
        <w:t>FirstSpot</w:t>
      </w:r>
      <w:r>
        <w:rPr>
          <w:rFonts w:ascii="宋体" w:eastAsia="宋体" w:hAnsi="宋体" w:cs="宋体" w:hint="eastAsia"/>
          <w:sz w:val="24"/>
        </w:rPr>
        <w:t xml:space="preserve"> 相比传统金融入口更容易理解、更少交易压力、更愿意继续探索。</w:t>
      </w:r>
    </w:p>
    <w:p w14:paraId="13F7174E" w14:textId="77777777" w:rsidR="00E94555" w:rsidRDefault="00000000">
      <w:pPr>
        <w:ind w:firstLine="420"/>
        <w:rPr>
          <w:rFonts w:ascii="宋体" w:eastAsia="宋体" w:hAnsi="宋体" w:cs="宋体" w:hint="eastAsia"/>
          <w:sz w:val="24"/>
        </w:rPr>
      </w:pPr>
      <w:r>
        <w:rPr>
          <w:rFonts w:ascii="宋体" w:eastAsia="宋体" w:hAnsi="宋体" w:cs="宋体" w:hint="eastAsia"/>
          <w:noProof/>
          <w:sz w:val="24"/>
        </w:rPr>
        <w:drawing>
          <wp:inline distT="0" distB="0" distL="114300" distR="114300" wp14:anchorId="7E51F50F" wp14:editId="293334AA">
            <wp:extent cx="5266690" cy="3511550"/>
            <wp:effectExtent l="0" t="0" r="10160" b="12700"/>
            <wp:docPr id="10" name="图片 10" descr="FirstSpot项目中的双钻模型应用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rstSpot项目中的双钻模型应用示意"/>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0945C329"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2 FirstSpot 项目中的双钻模型应用示意</w:t>
      </w:r>
    </w:p>
    <w:p w14:paraId="545CBBBC" w14:textId="77777777" w:rsidR="00E94555" w:rsidRDefault="00E94555">
      <w:pPr>
        <w:jc w:val="center"/>
        <w:rPr>
          <w:rFonts w:asciiTheme="minorEastAsia" w:hAnsiTheme="minorEastAsia" w:cstheme="minorEastAsia" w:hint="eastAsia"/>
          <w:b/>
          <w:bCs/>
          <w:szCs w:val="21"/>
        </w:rPr>
      </w:pPr>
    </w:p>
    <w:p w14:paraId="049AEBD9" w14:textId="77777777" w:rsidR="00E94555" w:rsidRDefault="00000000">
      <w:pPr>
        <w:outlineLvl w:val="1"/>
        <w:rPr>
          <w:rFonts w:ascii="黑体" w:eastAsia="黑体" w:hAnsi="黑体" w:cs="黑体" w:hint="eastAsia"/>
          <w:sz w:val="28"/>
          <w:szCs w:val="28"/>
        </w:rPr>
      </w:pPr>
      <w:bookmarkStart w:id="25" w:name="_Toc19592"/>
      <w:r>
        <w:rPr>
          <w:rFonts w:ascii="黑体" w:eastAsia="黑体" w:hAnsi="黑体" w:cs="黑体" w:hint="eastAsia"/>
          <w:sz w:val="28"/>
          <w:szCs w:val="28"/>
        </w:rPr>
        <w:t>2.3 游戏化设计与 PBL 的选择</w:t>
      </w:r>
      <w:bookmarkEnd w:id="25"/>
    </w:p>
    <w:p w14:paraId="4656A16C" w14:textId="77777777" w:rsidR="00E94555" w:rsidRDefault="00E94555"/>
    <w:p w14:paraId="047B91EB" w14:textId="48E22ABA"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游戏化（</w:t>
      </w:r>
      <w:r>
        <w:rPr>
          <w:rFonts w:ascii="Times New Roman" w:eastAsia="宋体" w:hAnsi="Times New Roman" w:cs="Times New Roman"/>
          <w:sz w:val="24"/>
        </w:rPr>
        <w:t>Gamification</w:t>
      </w:r>
      <w:r>
        <w:rPr>
          <w:rFonts w:ascii="Times New Roman" w:eastAsia="宋体" w:hAnsi="Times New Roman" w:cs="Times New Roman"/>
          <w:sz w:val="24"/>
        </w:rPr>
        <w:t>）通常指在非游戏情境中使用游戏设计元素，以创造类似游戏的体验并提升用户参与。</w:t>
      </w:r>
      <w:r>
        <w:rPr>
          <w:rFonts w:ascii="Times New Roman" w:eastAsia="宋体" w:hAnsi="Times New Roman" w:cs="Times New Roman"/>
          <w:sz w:val="24"/>
        </w:rPr>
        <w:t xml:space="preserve">Deterding </w:t>
      </w:r>
      <w:r>
        <w:rPr>
          <w:rFonts w:ascii="Times New Roman" w:eastAsia="宋体" w:hAnsi="Times New Roman" w:cs="Times New Roman"/>
          <w:sz w:val="24"/>
        </w:rPr>
        <w:t>等人将其界定为</w:t>
      </w:r>
      <w:ins w:id="26" w:author="Xiaochen Zheng" w:date="2026-05-13T17:32:00Z" w16du:dateUtc="2026-05-13T09:32:00Z">
        <w:r w:rsidR="00955922">
          <w:rPr>
            <w:rFonts w:ascii="Times New Roman" w:eastAsia="宋体" w:hAnsi="Times New Roman" w:cs="Times New Roman" w:hint="eastAsia"/>
            <w:sz w:val="24"/>
          </w:rPr>
          <w:t>“</w:t>
        </w:r>
      </w:ins>
      <w:commentRangeStart w:id="27"/>
      <w:r>
        <w:rPr>
          <w:rFonts w:ascii="Times New Roman" w:eastAsia="宋体" w:hAnsi="Times New Roman" w:cs="Times New Roman"/>
          <w:sz w:val="24"/>
        </w:rPr>
        <w:t>“</w:t>
      </w:r>
      <w:commentRangeEnd w:id="27"/>
      <w:r w:rsidR="00142428">
        <w:rPr>
          <w:rStyle w:val="ac"/>
          <w:rFonts w:ascii="Times New Roman" w:eastAsia="宋体" w:hAnsi="Times New Roman" w:cs="Times New Roman"/>
          <w:sz w:val="24"/>
          <w:szCs w:val="24"/>
        </w:rPr>
        <w:commentReference w:id="27"/>
      </w:r>
      <w:r>
        <w:rPr>
          <w:rFonts w:ascii="Times New Roman" w:eastAsia="宋体" w:hAnsi="Times New Roman" w:cs="Times New Roman"/>
          <w:sz w:val="24"/>
        </w:rPr>
        <w:t>在非游戏语境中使用游戏设计元素</w:t>
      </w:r>
      <w:r>
        <w:rPr>
          <w:rFonts w:ascii="Times New Roman" w:eastAsia="宋体" w:hAnsi="Times New Roman" w:cs="Times New Roman"/>
          <w:sz w:val="24"/>
        </w:rPr>
        <w:t>”</w:t>
      </w:r>
      <w:ins w:id="28" w:author="Xiaochen Zheng" w:date="2026-05-13T17:32:00Z" w16du:dateUtc="2026-05-13T09:32:00Z">
        <w:r w:rsidR="00955922">
          <w:rPr>
            <w:rFonts w:ascii="Times New Roman" w:eastAsia="宋体" w:hAnsi="Times New Roman" w:cs="Times New Roman" w:hint="eastAsia"/>
            <w:sz w:val="24"/>
          </w:rPr>
          <w:t>”</w:t>
        </w:r>
      </w:ins>
      <w:r>
        <w:rPr>
          <w:rFonts w:ascii="Times New Roman" w:eastAsia="宋体" w:hAnsi="Times New Roman" w:cs="Times New Roman"/>
          <w:sz w:val="24"/>
        </w:rPr>
        <w:t>，这一界定强调游戏化并不等同于完整游戏，也不等同于把严肃任务娱乐化，而是选择性地借用目标、反馈、挑战、奖励、叙事、等级、徽章等元素来改变用户体验</w:t>
      </w:r>
      <w:r>
        <w:rPr>
          <w:rFonts w:ascii="Times New Roman" w:eastAsia="宋体" w:hAnsi="Times New Roman" w:cs="Times New Roman"/>
          <w:sz w:val="24"/>
          <w:vertAlign w:val="superscript"/>
        </w:rPr>
        <w:t>[10]</w:t>
      </w:r>
      <w:r>
        <w:rPr>
          <w:rFonts w:ascii="Times New Roman" w:eastAsia="宋体" w:hAnsi="Times New Roman" w:cs="Times New Roman"/>
          <w:sz w:val="24"/>
        </w:rPr>
        <w:t>。</w:t>
      </w:r>
      <w:r>
        <w:rPr>
          <w:rFonts w:ascii="Times New Roman" w:eastAsia="宋体" w:hAnsi="Times New Roman" w:cs="Times New Roman"/>
          <w:sz w:val="24"/>
        </w:rPr>
        <w:t xml:space="preserve">Koivisto </w:t>
      </w:r>
      <w:r>
        <w:rPr>
          <w:rFonts w:ascii="Times New Roman" w:eastAsia="宋体" w:hAnsi="Times New Roman" w:cs="Times New Roman"/>
          <w:sz w:val="24"/>
        </w:rPr>
        <w:t>与</w:t>
      </w:r>
      <w:r>
        <w:rPr>
          <w:rFonts w:ascii="Times New Roman" w:eastAsia="宋体" w:hAnsi="Times New Roman" w:cs="Times New Roman"/>
          <w:sz w:val="24"/>
        </w:rPr>
        <w:t xml:space="preserve"> Hamari </w:t>
      </w:r>
      <w:r>
        <w:rPr>
          <w:rFonts w:ascii="Times New Roman" w:eastAsia="宋体" w:hAnsi="Times New Roman" w:cs="Times New Roman"/>
          <w:sz w:val="24"/>
        </w:rPr>
        <w:t>则从信息系统角度指出，游戏化系统可以被理解为一种</w:t>
      </w:r>
      <w:r w:rsidRPr="00955922">
        <w:rPr>
          <w:rFonts w:ascii="Times New Roman" w:eastAsia="宋体" w:hAnsi="Times New Roman" w:cs="Times New Roman"/>
          <w:sz w:val="24"/>
          <w:highlight w:val="yellow"/>
          <w:rPrChange w:id="29" w:author="Xiaochen Zheng" w:date="2026-05-13T17:32:00Z" w16du:dateUtc="2026-05-13T09:32:00Z">
            <w:rPr>
              <w:rFonts w:ascii="Times New Roman" w:eastAsia="宋体" w:hAnsi="Times New Roman" w:cs="Times New Roman"/>
              <w:sz w:val="24"/>
            </w:rPr>
          </w:rPrChange>
        </w:rPr>
        <w:t>“</w:t>
      </w:r>
      <w:r>
        <w:rPr>
          <w:rFonts w:ascii="Times New Roman" w:eastAsia="宋体" w:hAnsi="Times New Roman" w:cs="Times New Roman"/>
          <w:sz w:val="24"/>
        </w:rPr>
        <w:t>动机型信息系统</w:t>
      </w:r>
      <w:r>
        <w:rPr>
          <w:rFonts w:ascii="Times New Roman" w:eastAsia="宋体" w:hAnsi="Times New Roman" w:cs="Times New Roman"/>
          <w:sz w:val="24"/>
        </w:rPr>
        <w:t>”</w:t>
      </w:r>
      <w:r>
        <w:rPr>
          <w:rFonts w:ascii="Times New Roman" w:eastAsia="宋体" w:hAnsi="Times New Roman" w:cs="Times New Roman"/>
          <w:sz w:val="24"/>
        </w:rPr>
        <w:t>，其目标是通过游戏化体验支持用户完成系统中的目标和任务</w:t>
      </w:r>
      <w:r>
        <w:rPr>
          <w:rFonts w:ascii="Times New Roman" w:eastAsia="宋体" w:hAnsi="Times New Roman" w:cs="Times New Roman"/>
          <w:sz w:val="24"/>
          <w:vertAlign w:val="superscript"/>
        </w:rPr>
        <w:t>[11]</w:t>
      </w:r>
      <w:r>
        <w:rPr>
          <w:rFonts w:ascii="Times New Roman" w:eastAsia="宋体" w:hAnsi="Times New Roman" w:cs="Times New Roman"/>
          <w:sz w:val="24"/>
        </w:rPr>
        <w:t>。</w:t>
      </w:r>
    </w:p>
    <w:p w14:paraId="13998425" w14:textId="098F6A87" w:rsidR="00E94555" w:rsidRDefault="00000000">
      <w:pPr>
        <w:ind w:firstLine="420"/>
        <w:rPr>
          <w:rFonts w:ascii="Times New Roman" w:eastAsia="宋体" w:hAnsi="Times New Roman" w:cs="Times New Roman"/>
          <w:sz w:val="24"/>
        </w:rPr>
      </w:pPr>
      <w:commentRangeStart w:id="30"/>
      <w:r>
        <w:rPr>
          <w:rFonts w:ascii="Times New Roman" w:eastAsia="宋体" w:hAnsi="Times New Roman" w:cs="Times New Roman"/>
          <w:sz w:val="24"/>
        </w:rPr>
        <w:lastRenderedPageBreak/>
        <w:t>Xiao Ruowei</w:t>
      </w:r>
      <w:ins w:id="31" w:author="Xiaochen Zheng" w:date="2026-05-13T15:48:00Z" w16du:dateUtc="2026-05-13T07:48:00Z">
        <w:r w:rsidR="00142428">
          <w:rPr>
            <w:rFonts w:ascii="Times New Roman" w:eastAsia="宋体" w:hAnsi="Times New Roman" w:cs="Times New Roman" w:hint="eastAsia"/>
            <w:sz w:val="24"/>
          </w:rPr>
          <w:t>等</w:t>
        </w:r>
      </w:ins>
      <w:commentRangeEnd w:id="30"/>
      <w:r w:rsidR="00142428">
        <w:rPr>
          <w:rStyle w:val="ac"/>
          <w:rFonts w:ascii="Times New Roman" w:eastAsia="宋体" w:hAnsi="Times New Roman" w:cs="Times New Roman"/>
          <w:sz w:val="24"/>
          <w:szCs w:val="24"/>
        </w:rPr>
        <w:commentReference w:id="30"/>
      </w:r>
      <w:del w:id="32" w:author="Xiaochen Zheng" w:date="2026-05-13T15:48:00Z" w16du:dateUtc="2026-05-13T07:48:00Z">
        <w:r w:rsidDel="00142428">
          <w:rPr>
            <w:rFonts w:ascii="Times New Roman" w:eastAsia="宋体" w:hAnsi="Times New Roman" w:cs="Times New Roman"/>
            <w:sz w:val="24"/>
          </w:rPr>
          <w:delText>、</w:delText>
        </w:r>
        <w:r w:rsidDel="00142428">
          <w:rPr>
            <w:rFonts w:ascii="Times New Roman" w:eastAsia="宋体" w:hAnsi="Times New Roman" w:cs="Times New Roman"/>
            <w:sz w:val="24"/>
          </w:rPr>
          <w:delText xml:space="preserve">Wu Zhanwei </w:delText>
        </w:r>
        <w:r w:rsidDel="00142428">
          <w:rPr>
            <w:rFonts w:ascii="Times New Roman" w:eastAsia="宋体" w:hAnsi="Times New Roman" w:cs="Times New Roman"/>
            <w:sz w:val="24"/>
          </w:rPr>
          <w:delText>与</w:delText>
        </w:r>
        <w:r w:rsidDel="00142428">
          <w:rPr>
            <w:rFonts w:ascii="Times New Roman" w:eastAsia="宋体" w:hAnsi="Times New Roman" w:cs="Times New Roman"/>
            <w:sz w:val="24"/>
          </w:rPr>
          <w:delText xml:space="preserve"> Hamari </w:delText>
        </w:r>
      </w:del>
      <w:r>
        <w:rPr>
          <w:rFonts w:ascii="Times New Roman" w:eastAsia="宋体" w:hAnsi="Times New Roman" w:cs="Times New Roman"/>
          <w:sz w:val="24"/>
        </w:rPr>
        <w:t>在《</w:t>
      </w:r>
      <w:r>
        <w:rPr>
          <w:rFonts w:ascii="Times New Roman" w:eastAsia="宋体" w:hAnsi="Times New Roman" w:cs="Times New Roman"/>
          <w:sz w:val="24"/>
        </w:rPr>
        <w:t>Internet-of-Gamification</w:t>
      </w:r>
      <w:r>
        <w:rPr>
          <w:rFonts w:ascii="Times New Roman" w:eastAsia="宋体" w:hAnsi="Times New Roman" w:cs="Times New Roman"/>
          <w:sz w:val="24"/>
        </w:rPr>
        <w:t>》一文中进一步将游戏化与用户参与联系起来。他们指出，游戏化是通过类似游戏的体验增强服务和系统的一种设计方法，并在健康、教育、治理、商业等领域被广泛用于提升参与度</w:t>
      </w:r>
      <w:r>
        <w:rPr>
          <w:rFonts w:ascii="Times New Roman" w:eastAsia="宋体" w:hAnsi="Times New Roman" w:cs="Times New Roman"/>
          <w:sz w:val="24"/>
          <w:vertAlign w:val="superscript"/>
        </w:rPr>
        <w:t>[12]</w:t>
      </w:r>
      <w:r>
        <w:rPr>
          <w:rFonts w:ascii="Times New Roman" w:eastAsia="宋体" w:hAnsi="Times New Roman" w:cs="Times New Roman"/>
          <w:sz w:val="24"/>
        </w:rPr>
        <w:t>。该文将用户参与放在三轴框架中分析：认知</w:t>
      </w:r>
      <w:r>
        <w:rPr>
          <w:rFonts w:ascii="Times New Roman" w:eastAsia="宋体" w:hAnsi="Times New Roman" w:cs="Times New Roman"/>
          <w:sz w:val="24"/>
        </w:rPr>
        <w:t>—</w:t>
      </w:r>
      <w:r>
        <w:rPr>
          <w:rFonts w:ascii="Times New Roman" w:eastAsia="宋体" w:hAnsi="Times New Roman" w:cs="Times New Roman"/>
          <w:sz w:val="24"/>
        </w:rPr>
        <w:t>行为结果、参与阶段和参与规模。对</w:t>
      </w:r>
      <w:r>
        <w:rPr>
          <w:rFonts w:ascii="Times New Roman" w:eastAsia="宋体" w:hAnsi="Times New Roman" w:cs="Times New Roman"/>
          <w:sz w:val="24"/>
        </w:rPr>
        <w:t xml:space="preserve"> FirstSpot </w:t>
      </w:r>
      <w:r>
        <w:rPr>
          <w:rFonts w:ascii="Times New Roman" w:eastAsia="宋体" w:hAnsi="Times New Roman" w:cs="Times New Roman"/>
          <w:sz w:val="24"/>
        </w:rPr>
        <w:t>而言，该框架的启发在于，项目并不追求让用户立即产生高频交易行为，而是优先服务认知</w:t>
      </w:r>
      <w:r>
        <w:rPr>
          <w:rFonts w:ascii="Times New Roman" w:eastAsia="宋体" w:hAnsi="Times New Roman" w:cs="Times New Roman"/>
          <w:sz w:val="24"/>
        </w:rPr>
        <w:t>—</w:t>
      </w:r>
      <w:r>
        <w:rPr>
          <w:rFonts w:ascii="Times New Roman" w:eastAsia="宋体" w:hAnsi="Times New Roman" w:cs="Times New Roman"/>
          <w:sz w:val="24"/>
        </w:rPr>
        <w:t>态度层面的参与，即让用户愿意注意、理解并初步形成稳健投资态度；在参与阶段上，</w:t>
      </w:r>
      <w:r>
        <w:rPr>
          <w:rFonts w:ascii="Times New Roman" w:eastAsia="宋体" w:hAnsi="Times New Roman" w:cs="Times New Roman"/>
          <w:sz w:val="24"/>
        </w:rPr>
        <w:t xml:space="preserve">FirstSpot </w:t>
      </w:r>
      <w:r>
        <w:rPr>
          <w:rFonts w:ascii="Times New Roman" w:eastAsia="宋体" w:hAnsi="Times New Roman" w:cs="Times New Roman"/>
          <w:sz w:val="24"/>
        </w:rPr>
        <w:t>主要服务</w:t>
      </w:r>
      <w:r>
        <w:rPr>
          <w:rFonts w:ascii="Times New Roman" w:eastAsia="宋体" w:hAnsi="Times New Roman" w:cs="Times New Roman"/>
          <w:sz w:val="24"/>
        </w:rPr>
        <w:t xml:space="preserve"> Entry Point of Engagement</w:t>
      </w:r>
      <w:r>
        <w:rPr>
          <w:rFonts w:ascii="Times New Roman" w:eastAsia="宋体" w:hAnsi="Times New Roman" w:cs="Times New Roman"/>
          <w:sz w:val="24"/>
        </w:rPr>
        <w:t>，即为尚未进入系统投资学习的新手建立第一个低压力入口；在参与规模上，项目先聚焦</w:t>
      </w:r>
      <w:r>
        <w:rPr>
          <w:rFonts w:ascii="Times New Roman" w:eastAsia="宋体" w:hAnsi="Times New Roman" w:cs="Times New Roman"/>
          <w:sz w:val="24"/>
        </w:rPr>
        <w:t xml:space="preserve"> Individual Engagement</w:t>
      </w:r>
      <w:r>
        <w:rPr>
          <w:rFonts w:ascii="Times New Roman" w:eastAsia="宋体" w:hAnsi="Times New Roman" w:cs="Times New Roman"/>
          <w:sz w:val="24"/>
        </w:rPr>
        <w:t>，即帮助单个用户完成从畏难到愿意探索的转变。</w:t>
      </w:r>
    </w:p>
    <w:p w14:paraId="036F3385" w14:textId="0B6B1E62"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游戏化的好处并不只是</w:t>
      </w:r>
      <w:del w:id="33" w:author="Xiaochen Zheng" w:date="2026-05-13T17:33:00Z" w16du:dateUtc="2026-05-13T09:33:00Z">
        <w:r w:rsidRPr="0041724C" w:rsidDel="00955922">
          <w:rPr>
            <w:rFonts w:ascii="Times New Roman" w:eastAsia="宋体" w:hAnsi="Times New Roman" w:cs="Times New Roman"/>
            <w:sz w:val="24"/>
            <w:highlight w:val="yellow"/>
            <w:rPrChange w:id="34" w:author="Xiaochen Zheng" w:date="2026-05-13T15:49:00Z" w16du:dateUtc="2026-05-13T07:49:00Z">
              <w:rPr>
                <w:rFonts w:ascii="Times New Roman" w:eastAsia="宋体" w:hAnsi="Times New Roman" w:cs="Times New Roman"/>
                <w:sz w:val="24"/>
              </w:rPr>
            </w:rPrChange>
          </w:rPr>
          <w:delText>“</w:delText>
        </w:r>
      </w:del>
      <w:r>
        <w:rPr>
          <w:rFonts w:ascii="Times New Roman" w:eastAsia="宋体" w:hAnsi="Times New Roman" w:cs="Times New Roman"/>
          <w:sz w:val="24"/>
        </w:rPr>
        <w:t>更有趣</w:t>
      </w:r>
      <w:del w:id="35" w:author="Xiaochen Zheng" w:date="2026-05-13T17:33:00Z" w16du:dateUtc="2026-05-13T09:33:00Z">
        <w:r w:rsidDel="00955922">
          <w:rPr>
            <w:rFonts w:ascii="Times New Roman" w:eastAsia="宋体" w:hAnsi="Times New Roman" w:cs="Times New Roman"/>
            <w:sz w:val="24"/>
          </w:rPr>
          <w:delText>”</w:delText>
        </w:r>
      </w:del>
      <w:r>
        <w:rPr>
          <w:rFonts w:ascii="Times New Roman" w:eastAsia="宋体" w:hAnsi="Times New Roman" w:cs="Times New Roman"/>
          <w:sz w:val="24"/>
        </w:rPr>
        <w:t>。根据</w:t>
      </w:r>
      <w:r>
        <w:rPr>
          <w:rFonts w:ascii="Times New Roman" w:eastAsia="宋体" w:hAnsi="Times New Roman" w:cs="Times New Roman"/>
          <w:sz w:val="24"/>
        </w:rPr>
        <w:t xml:space="preserve"> Xiao </w:t>
      </w:r>
      <w:r>
        <w:rPr>
          <w:rFonts w:ascii="Times New Roman" w:eastAsia="宋体" w:hAnsi="Times New Roman" w:cs="Times New Roman"/>
          <w:sz w:val="24"/>
        </w:rPr>
        <w:t>等人的综述，游戏化可能通过四类机制影响参与：第一，通过叙事、角色、拟人化和互动情境把用户带入更易理解的任务环境；第二，通过徽章、等级、目标和社会认可等激励机制增强行为动机；第三，通过目标清晰、挑战与技能匹配、即时反馈等条件促进心流体验；第四，通过目标与子目标设置提升任务表现和自我效能感</w:t>
      </w:r>
      <w:r>
        <w:rPr>
          <w:rFonts w:ascii="Times New Roman" w:eastAsia="宋体" w:hAnsi="Times New Roman" w:cs="Times New Roman"/>
          <w:sz w:val="24"/>
        </w:rPr>
        <w:t>[12]</w:t>
      </w:r>
      <w:r>
        <w:rPr>
          <w:rFonts w:ascii="Times New Roman" w:eastAsia="宋体" w:hAnsi="Times New Roman" w:cs="Times New Roman"/>
          <w:sz w:val="24"/>
        </w:rPr>
        <w:t>。对应到</w:t>
      </w:r>
      <w:r>
        <w:rPr>
          <w:rFonts w:ascii="Times New Roman" w:eastAsia="宋体" w:hAnsi="Times New Roman" w:cs="Times New Roman"/>
          <w:sz w:val="24"/>
        </w:rPr>
        <w:t xml:space="preserve"> FirstSpot</w:t>
      </w:r>
      <w:r>
        <w:rPr>
          <w:rFonts w:ascii="Times New Roman" w:eastAsia="宋体" w:hAnsi="Times New Roman" w:cs="Times New Roman"/>
          <w:sz w:val="24"/>
        </w:rPr>
        <w:t>，</w:t>
      </w:r>
      <w:r>
        <w:rPr>
          <w:rFonts w:ascii="Times New Roman" w:eastAsia="宋体" w:hAnsi="Times New Roman" w:cs="Times New Roman"/>
          <w:sz w:val="24"/>
        </w:rPr>
        <w:t xml:space="preserve">Myo </w:t>
      </w:r>
      <w:r>
        <w:rPr>
          <w:rFonts w:ascii="Times New Roman" w:eastAsia="宋体" w:hAnsi="Times New Roman" w:cs="Times New Roman"/>
          <w:sz w:val="24"/>
        </w:rPr>
        <w:t>角色和聊天式讲解承担降低距离感的作用，</w:t>
      </w:r>
      <w:r>
        <w:rPr>
          <w:rFonts w:ascii="Times New Roman" w:eastAsia="宋体" w:hAnsi="Times New Roman" w:cs="Times New Roman"/>
          <w:sz w:val="24"/>
        </w:rPr>
        <w:t xml:space="preserve">XP </w:t>
      </w:r>
      <w:r>
        <w:rPr>
          <w:rFonts w:ascii="Times New Roman" w:eastAsia="宋体" w:hAnsi="Times New Roman" w:cs="Times New Roman"/>
          <w:sz w:val="24"/>
        </w:rPr>
        <w:t>和章节卡片承担反馈与进度可视化作用，章节任务和小测承担目标分解作用，术语解释、拖拽案例和金融小工具则把抽象概念转化为可操作对象。</w:t>
      </w:r>
    </w:p>
    <w:p w14:paraId="5C18320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游戏化的典型应用场景包括教育、健康行为促进、公共服务、商业营销、众包和智慧城市等。它们的共同点是：用户需要持续参与某个非娱乐任务，而传统界面或单向说明难以维持动机。在投资者教育中，游戏化具有一定适配性，因为新手学习金融知识往往面临抽象、枯燥、反馈不及时和成果不可见的问题。</w:t>
      </w:r>
      <w:r>
        <w:rPr>
          <w:rFonts w:ascii="Times New Roman" w:eastAsia="宋体" w:hAnsi="Times New Roman" w:cs="Times New Roman"/>
          <w:sz w:val="24"/>
        </w:rPr>
        <w:t xml:space="preserve">FirstSpot </w:t>
      </w:r>
      <w:r>
        <w:rPr>
          <w:rFonts w:ascii="Times New Roman" w:eastAsia="宋体" w:hAnsi="Times New Roman" w:cs="Times New Roman"/>
          <w:sz w:val="24"/>
        </w:rPr>
        <w:t>将游戏化用于学习和理解，而不是用于交易刺激，正是为了避免金融场景中</w:t>
      </w:r>
      <w:r w:rsidRPr="0041724C">
        <w:rPr>
          <w:rFonts w:ascii="Times New Roman" w:eastAsia="宋体" w:hAnsi="Times New Roman" w:cs="Times New Roman"/>
          <w:sz w:val="24"/>
          <w:highlight w:val="yellow"/>
          <w:rPrChange w:id="36" w:author="Xiaochen Zheng" w:date="2026-05-13T15:49:00Z" w16du:dateUtc="2026-05-13T07:49:00Z">
            <w:rPr>
              <w:rFonts w:ascii="Times New Roman" w:eastAsia="宋体" w:hAnsi="Times New Roman" w:cs="Times New Roman"/>
              <w:sz w:val="24"/>
            </w:rPr>
          </w:rPrChange>
        </w:rPr>
        <w:t>“</w:t>
      </w:r>
      <w:r>
        <w:rPr>
          <w:rFonts w:ascii="Times New Roman" w:eastAsia="宋体" w:hAnsi="Times New Roman" w:cs="Times New Roman"/>
          <w:sz w:val="24"/>
        </w:rPr>
        <w:t>把投资做成游戏</w:t>
      </w:r>
      <w:r>
        <w:rPr>
          <w:rFonts w:ascii="Times New Roman" w:eastAsia="宋体" w:hAnsi="Times New Roman" w:cs="Times New Roman"/>
          <w:sz w:val="24"/>
        </w:rPr>
        <w:t>”</w:t>
      </w:r>
      <w:r>
        <w:rPr>
          <w:rFonts w:ascii="Times New Roman" w:eastAsia="宋体" w:hAnsi="Times New Roman" w:cs="Times New Roman"/>
          <w:sz w:val="24"/>
        </w:rPr>
        <w:t>的伦理风险。</w:t>
      </w:r>
    </w:p>
    <w:p w14:paraId="2743558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采用了业内常见的</w:t>
      </w:r>
      <w:r>
        <w:rPr>
          <w:rFonts w:ascii="Times New Roman" w:eastAsia="宋体" w:hAnsi="Times New Roman" w:cs="Times New Roman"/>
          <w:sz w:val="24"/>
        </w:rPr>
        <w:t xml:space="preserve"> PBL </w:t>
      </w:r>
      <w:r>
        <w:rPr>
          <w:rFonts w:ascii="Times New Roman" w:eastAsia="宋体" w:hAnsi="Times New Roman" w:cs="Times New Roman"/>
          <w:sz w:val="24"/>
        </w:rPr>
        <w:t>框架，但进行了有意识的取舍。</w:t>
      </w:r>
      <w:r>
        <w:rPr>
          <w:rFonts w:ascii="Times New Roman" w:eastAsia="宋体" w:hAnsi="Times New Roman" w:cs="Times New Roman"/>
          <w:sz w:val="24"/>
        </w:rPr>
        <w:t xml:space="preserve">PBL </w:t>
      </w:r>
      <w:r>
        <w:rPr>
          <w:rFonts w:ascii="Times New Roman" w:eastAsia="宋体" w:hAnsi="Times New Roman" w:cs="Times New Roman"/>
          <w:sz w:val="24"/>
        </w:rPr>
        <w:t>是</w:t>
      </w:r>
      <w:r>
        <w:rPr>
          <w:rFonts w:ascii="Times New Roman" w:eastAsia="宋体" w:hAnsi="Times New Roman" w:cs="Times New Roman"/>
          <w:sz w:val="24"/>
        </w:rPr>
        <w:t xml:space="preserve"> Points</w:t>
      </w:r>
      <w:r>
        <w:rPr>
          <w:rFonts w:ascii="Times New Roman" w:eastAsia="宋体" w:hAnsi="Times New Roman" w:cs="Times New Roman"/>
          <w:sz w:val="24"/>
        </w:rPr>
        <w:t>、</w:t>
      </w:r>
      <w:r>
        <w:rPr>
          <w:rFonts w:ascii="Times New Roman" w:eastAsia="宋体" w:hAnsi="Times New Roman" w:cs="Times New Roman"/>
          <w:sz w:val="24"/>
        </w:rPr>
        <w:t>Badges</w:t>
      </w:r>
      <w:r>
        <w:rPr>
          <w:rFonts w:ascii="Times New Roman" w:eastAsia="宋体" w:hAnsi="Times New Roman" w:cs="Times New Roman"/>
          <w:sz w:val="24"/>
        </w:rPr>
        <w:t>、</w:t>
      </w:r>
      <w:r>
        <w:rPr>
          <w:rFonts w:ascii="Times New Roman" w:eastAsia="宋体" w:hAnsi="Times New Roman" w:cs="Times New Roman"/>
          <w:sz w:val="24"/>
        </w:rPr>
        <w:t xml:space="preserve">Leaderboards </w:t>
      </w:r>
      <w:r>
        <w:rPr>
          <w:rFonts w:ascii="Times New Roman" w:eastAsia="宋体" w:hAnsi="Times New Roman" w:cs="Times New Roman"/>
          <w:sz w:val="24"/>
        </w:rPr>
        <w:t>的缩写，是游戏化设计中常被讨论的一组基础元素。</w:t>
      </w:r>
      <w:r>
        <w:rPr>
          <w:rFonts w:ascii="Times New Roman" w:eastAsia="宋体" w:hAnsi="Times New Roman" w:cs="Times New Roman"/>
          <w:sz w:val="24"/>
        </w:rPr>
        <w:t xml:space="preserve">Points </w:t>
      </w:r>
      <w:r>
        <w:rPr>
          <w:rFonts w:ascii="Times New Roman" w:eastAsia="宋体" w:hAnsi="Times New Roman" w:cs="Times New Roman"/>
          <w:sz w:val="24"/>
        </w:rPr>
        <w:t>用于把任务完成、学习进度或系统反馈转化为可见数值；</w:t>
      </w:r>
      <w:r>
        <w:rPr>
          <w:rFonts w:ascii="Times New Roman" w:eastAsia="宋体" w:hAnsi="Times New Roman" w:cs="Times New Roman"/>
          <w:sz w:val="24"/>
        </w:rPr>
        <w:t xml:space="preserve">Badges </w:t>
      </w:r>
      <w:r>
        <w:rPr>
          <w:rFonts w:ascii="Times New Roman" w:eastAsia="宋体" w:hAnsi="Times New Roman" w:cs="Times New Roman"/>
          <w:sz w:val="24"/>
        </w:rPr>
        <w:t>用于表示用户达成某个里程碑或掌握某个主题；</w:t>
      </w:r>
      <w:r>
        <w:rPr>
          <w:rFonts w:ascii="Times New Roman" w:eastAsia="宋体" w:hAnsi="Times New Roman" w:cs="Times New Roman"/>
          <w:sz w:val="24"/>
        </w:rPr>
        <w:t xml:space="preserve">Leaderboards </w:t>
      </w:r>
      <w:r>
        <w:rPr>
          <w:rFonts w:ascii="Times New Roman" w:eastAsia="宋体" w:hAnsi="Times New Roman" w:cs="Times New Roman"/>
          <w:sz w:val="24"/>
        </w:rPr>
        <w:t>用于展示用户之间的排名。</w:t>
      </w:r>
      <w:r>
        <w:rPr>
          <w:rFonts w:ascii="Times New Roman" w:eastAsia="宋体" w:hAnsi="Times New Roman" w:cs="Times New Roman"/>
          <w:sz w:val="24"/>
        </w:rPr>
        <w:t xml:space="preserve">PBL </w:t>
      </w:r>
      <w:r>
        <w:rPr>
          <w:rFonts w:ascii="Times New Roman" w:eastAsia="宋体" w:hAnsi="Times New Roman" w:cs="Times New Roman"/>
          <w:sz w:val="24"/>
        </w:rPr>
        <w:t>之所以常见，是因为它们实现成本相对低、反馈清晰，能够快速建立目标感和进度感。但在不同领域中，</w:t>
      </w:r>
      <w:r>
        <w:rPr>
          <w:rFonts w:ascii="Times New Roman" w:eastAsia="宋体" w:hAnsi="Times New Roman" w:cs="Times New Roman"/>
          <w:sz w:val="24"/>
        </w:rPr>
        <w:t xml:space="preserve">PBL </w:t>
      </w:r>
      <w:r>
        <w:rPr>
          <w:rFonts w:ascii="Times New Roman" w:eastAsia="宋体" w:hAnsi="Times New Roman" w:cs="Times New Roman"/>
          <w:sz w:val="24"/>
        </w:rPr>
        <w:t>的效果和风险并不相同。对于教育场景，</w:t>
      </w:r>
      <w:r>
        <w:rPr>
          <w:rFonts w:ascii="Times New Roman" w:eastAsia="宋体" w:hAnsi="Times New Roman" w:cs="Times New Roman"/>
          <w:sz w:val="24"/>
        </w:rPr>
        <w:t xml:space="preserve">Points </w:t>
      </w:r>
      <w:r>
        <w:rPr>
          <w:rFonts w:ascii="Times New Roman" w:eastAsia="宋体" w:hAnsi="Times New Roman" w:cs="Times New Roman"/>
          <w:sz w:val="24"/>
        </w:rPr>
        <w:t>和</w:t>
      </w:r>
      <w:r>
        <w:rPr>
          <w:rFonts w:ascii="Times New Roman" w:eastAsia="宋体" w:hAnsi="Times New Roman" w:cs="Times New Roman"/>
          <w:sz w:val="24"/>
        </w:rPr>
        <w:t xml:space="preserve"> Badges </w:t>
      </w:r>
      <w:r>
        <w:rPr>
          <w:rFonts w:ascii="Times New Roman" w:eastAsia="宋体" w:hAnsi="Times New Roman" w:cs="Times New Roman"/>
          <w:sz w:val="24"/>
        </w:rPr>
        <w:t>可以帮助学习者看到阶段性成果；对于金融投资场景，</w:t>
      </w:r>
      <w:r>
        <w:rPr>
          <w:rFonts w:ascii="Times New Roman" w:eastAsia="宋体" w:hAnsi="Times New Roman" w:cs="Times New Roman"/>
          <w:sz w:val="24"/>
        </w:rPr>
        <w:t xml:space="preserve">Leaderboards </w:t>
      </w:r>
      <w:r>
        <w:rPr>
          <w:rFonts w:ascii="Times New Roman" w:eastAsia="宋体" w:hAnsi="Times New Roman" w:cs="Times New Roman"/>
          <w:sz w:val="24"/>
        </w:rPr>
        <w:t>若与收益、交易频率或资产规模关联，则可能鼓励攀比、冲动交易和短期主义。</w:t>
      </w:r>
    </w:p>
    <w:p w14:paraId="5D3453D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对</w:t>
      </w:r>
      <w:r>
        <w:rPr>
          <w:rFonts w:ascii="Times New Roman" w:eastAsia="宋体" w:hAnsi="Times New Roman" w:cs="Times New Roman"/>
          <w:sz w:val="24"/>
        </w:rPr>
        <w:t xml:space="preserve"> PBL </w:t>
      </w:r>
      <w:r>
        <w:rPr>
          <w:rFonts w:ascii="Times New Roman" w:eastAsia="宋体" w:hAnsi="Times New Roman" w:cs="Times New Roman"/>
          <w:sz w:val="24"/>
        </w:rPr>
        <w:t>进行了有选择的采用。</w:t>
      </w:r>
      <w:r>
        <w:rPr>
          <w:rFonts w:ascii="Times New Roman" w:eastAsia="宋体" w:hAnsi="Times New Roman" w:cs="Times New Roman"/>
          <w:sz w:val="24"/>
        </w:rPr>
        <w:t xml:space="preserve">Points </w:t>
      </w:r>
      <w:r>
        <w:rPr>
          <w:rFonts w:ascii="Times New Roman" w:eastAsia="宋体" w:hAnsi="Times New Roman" w:cs="Times New Roman"/>
          <w:sz w:val="24"/>
        </w:rPr>
        <w:t>被设计为</w:t>
      </w:r>
      <w:r>
        <w:rPr>
          <w:rFonts w:ascii="Times New Roman" w:eastAsia="宋体" w:hAnsi="Times New Roman" w:cs="Times New Roman"/>
          <w:sz w:val="24"/>
        </w:rPr>
        <w:t xml:space="preserve"> XP</w:t>
      </w:r>
      <w:r>
        <w:rPr>
          <w:rFonts w:ascii="Times New Roman" w:eastAsia="宋体" w:hAnsi="Times New Roman" w:cs="Times New Roman"/>
          <w:sz w:val="24"/>
        </w:rPr>
        <w:t>、章节进度和即时反馈，强调</w:t>
      </w:r>
      <w:r>
        <w:rPr>
          <w:rFonts w:ascii="Times New Roman" w:eastAsia="宋体" w:hAnsi="Times New Roman" w:cs="Times New Roman"/>
          <w:sz w:val="24"/>
        </w:rPr>
        <w:t>“</w:t>
      </w:r>
      <w:r>
        <w:rPr>
          <w:rFonts w:ascii="Times New Roman" w:eastAsia="宋体" w:hAnsi="Times New Roman" w:cs="Times New Roman"/>
          <w:sz w:val="24"/>
        </w:rPr>
        <w:t>学习完成度</w:t>
      </w:r>
      <w:r>
        <w:rPr>
          <w:rFonts w:ascii="Times New Roman" w:eastAsia="宋体" w:hAnsi="Times New Roman" w:cs="Times New Roman"/>
          <w:sz w:val="24"/>
        </w:rPr>
        <w:t>”</w:t>
      </w:r>
      <w:r>
        <w:rPr>
          <w:rFonts w:ascii="Times New Roman" w:eastAsia="宋体" w:hAnsi="Times New Roman" w:cs="Times New Roman"/>
          <w:sz w:val="24"/>
        </w:rPr>
        <w:t>而非</w:t>
      </w:r>
      <w:r>
        <w:rPr>
          <w:rFonts w:ascii="Times New Roman" w:eastAsia="宋体" w:hAnsi="Times New Roman" w:cs="Times New Roman"/>
          <w:sz w:val="24"/>
        </w:rPr>
        <w:t>“</w:t>
      </w:r>
      <w:r>
        <w:rPr>
          <w:rFonts w:ascii="Times New Roman" w:eastAsia="宋体" w:hAnsi="Times New Roman" w:cs="Times New Roman"/>
          <w:sz w:val="24"/>
        </w:rPr>
        <w:t>交易活跃度</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 xml:space="preserve">Badges </w:t>
      </w:r>
      <w:r>
        <w:rPr>
          <w:rFonts w:ascii="Times New Roman" w:eastAsia="宋体" w:hAnsi="Times New Roman" w:cs="Times New Roman"/>
          <w:sz w:val="24"/>
        </w:rPr>
        <w:t>被设计为章节概念卡、里程碑徽章和金库收藏，强调</w:t>
      </w:r>
      <w:r>
        <w:rPr>
          <w:rFonts w:ascii="Times New Roman" w:eastAsia="宋体" w:hAnsi="Times New Roman" w:cs="Times New Roman"/>
          <w:sz w:val="24"/>
        </w:rPr>
        <w:t>“</w:t>
      </w:r>
      <w:r>
        <w:rPr>
          <w:rFonts w:ascii="Times New Roman" w:eastAsia="宋体" w:hAnsi="Times New Roman" w:cs="Times New Roman"/>
          <w:sz w:val="24"/>
        </w:rPr>
        <w:t>知识资产积累</w:t>
      </w:r>
      <w:r>
        <w:rPr>
          <w:rFonts w:ascii="Times New Roman" w:eastAsia="宋体" w:hAnsi="Times New Roman" w:cs="Times New Roman"/>
          <w:sz w:val="24"/>
        </w:rPr>
        <w:t>”</w:t>
      </w:r>
      <w:r>
        <w:rPr>
          <w:rFonts w:ascii="Times New Roman" w:eastAsia="宋体" w:hAnsi="Times New Roman" w:cs="Times New Roman"/>
          <w:sz w:val="24"/>
        </w:rPr>
        <w:t>而非</w:t>
      </w:r>
      <w:r>
        <w:rPr>
          <w:rFonts w:ascii="Times New Roman" w:eastAsia="宋体" w:hAnsi="Times New Roman" w:cs="Times New Roman"/>
          <w:sz w:val="24"/>
        </w:rPr>
        <w:t>“</w:t>
      </w:r>
      <w:r>
        <w:rPr>
          <w:rFonts w:ascii="Times New Roman" w:eastAsia="宋体" w:hAnsi="Times New Roman" w:cs="Times New Roman"/>
          <w:sz w:val="24"/>
        </w:rPr>
        <w:t>财富排名</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 xml:space="preserve">Leaderboards </w:t>
      </w:r>
      <w:r>
        <w:rPr>
          <w:rFonts w:ascii="Times New Roman" w:eastAsia="宋体" w:hAnsi="Times New Roman" w:cs="Times New Roman"/>
          <w:sz w:val="24"/>
        </w:rPr>
        <w:t>则在</w:t>
      </w:r>
      <w:r>
        <w:rPr>
          <w:rFonts w:ascii="Times New Roman" w:eastAsia="宋体" w:hAnsi="Times New Roman" w:cs="Times New Roman"/>
          <w:sz w:val="24"/>
        </w:rPr>
        <w:t xml:space="preserve"> V1 </w:t>
      </w:r>
      <w:r>
        <w:rPr>
          <w:rFonts w:ascii="Times New Roman" w:eastAsia="宋体" w:hAnsi="Times New Roman" w:cs="Times New Roman"/>
          <w:sz w:val="24"/>
        </w:rPr>
        <w:t>中被主动放弃。该取舍与金融监管机构对交易应用数字参与实践的担忧一致。英国</w:t>
      </w:r>
      <w:r>
        <w:rPr>
          <w:rFonts w:ascii="Times New Roman" w:eastAsia="宋体" w:hAnsi="Times New Roman" w:cs="Times New Roman"/>
          <w:sz w:val="24"/>
        </w:rPr>
        <w:t xml:space="preserve"> FCA </w:t>
      </w:r>
      <w:r>
        <w:rPr>
          <w:rFonts w:ascii="Times New Roman" w:eastAsia="宋体" w:hAnsi="Times New Roman" w:cs="Times New Roman"/>
          <w:sz w:val="24"/>
        </w:rPr>
        <w:t>的交易应用实验发现，某些数字参与设计可能提高交易频率和风险承担</w:t>
      </w:r>
      <w:r>
        <w:rPr>
          <w:rFonts w:ascii="Times New Roman" w:eastAsia="宋体" w:hAnsi="Times New Roman" w:cs="Times New Roman"/>
          <w:sz w:val="24"/>
          <w:vertAlign w:val="superscript"/>
        </w:rPr>
        <w:t>[13]</w:t>
      </w:r>
      <w:r>
        <w:rPr>
          <w:rFonts w:ascii="Times New Roman" w:eastAsia="宋体" w:hAnsi="Times New Roman" w:cs="Times New Roman"/>
          <w:sz w:val="24"/>
        </w:rPr>
        <w:t>；美国</w:t>
      </w:r>
      <w:r>
        <w:rPr>
          <w:rFonts w:ascii="Times New Roman" w:eastAsia="宋体" w:hAnsi="Times New Roman" w:cs="Times New Roman"/>
          <w:sz w:val="24"/>
        </w:rPr>
        <w:t xml:space="preserve"> SEC </w:t>
      </w:r>
      <w:r>
        <w:rPr>
          <w:rFonts w:ascii="Times New Roman" w:eastAsia="宋体" w:hAnsi="Times New Roman" w:cs="Times New Roman"/>
          <w:sz w:val="24"/>
        </w:rPr>
        <w:t>也曾就交易平台中的游戏化、行为提示和数字参与实践征求意见</w:t>
      </w:r>
      <w:r>
        <w:rPr>
          <w:rFonts w:ascii="Times New Roman" w:eastAsia="宋体" w:hAnsi="Times New Roman" w:cs="Times New Roman"/>
          <w:sz w:val="24"/>
          <w:vertAlign w:val="superscript"/>
        </w:rPr>
        <w:t>[14]</w:t>
      </w: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的游戏化设计必须服务于理解、复习和反思，而不能服务于更快交易或更频繁交易</w:t>
      </w:r>
      <w:r>
        <w:rPr>
          <w:rFonts w:ascii="Times New Roman" w:eastAsia="宋体" w:hAnsi="Times New Roman" w:cs="Times New Roman" w:hint="eastAsia"/>
          <w:sz w:val="24"/>
        </w:rPr>
        <w:t>，图</w:t>
      </w:r>
      <w:r>
        <w:rPr>
          <w:rFonts w:ascii="Times New Roman" w:eastAsia="宋体" w:hAnsi="Times New Roman" w:cs="Times New Roman" w:hint="eastAsia"/>
          <w:sz w:val="24"/>
        </w:rPr>
        <w:t>3</w:t>
      </w:r>
      <w:r>
        <w:rPr>
          <w:rFonts w:ascii="Times New Roman" w:eastAsia="宋体" w:hAnsi="Times New Roman" w:cs="Times New Roman" w:hint="eastAsia"/>
          <w:sz w:val="24"/>
        </w:rPr>
        <w:t>说明了这一设计要求</w:t>
      </w:r>
      <w:r>
        <w:rPr>
          <w:rFonts w:ascii="Times New Roman" w:eastAsia="宋体" w:hAnsi="Times New Roman" w:cs="Times New Roman"/>
          <w:sz w:val="24"/>
        </w:rPr>
        <w:t>。</w:t>
      </w:r>
    </w:p>
    <w:p w14:paraId="3B802881" w14:textId="77777777" w:rsidR="00E94555" w:rsidRDefault="00E94555">
      <w:pPr>
        <w:ind w:firstLine="420"/>
        <w:rPr>
          <w:rFonts w:ascii="Times New Roman" w:eastAsia="宋体" w:hAnsi="Times New Roman" w:cs="Times New Roman"/>
          <w:sz w:val="24"/>
        </w:rPr>
      </w:pPr>
    </w:p>
    <w:p w14:paraId="3E9EC3D1" w14:textId="77777777" w:rsidR="00E94555"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2C782D1C" wp14:editId="19674C5D">
            <wp:extent cx="5268595" cy="3951605"/>
            <wp:effectExtent l="0" t="0" r="8255" b="10795"/>
            <wp:docPr id="11" name="图片 11" descr="FirstSpot游戏化机制与金融伦理边界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rstSpot游戏化机制与金融伦理边界示意"/>
                    <pic:cNvPicPr>
                      <a:picLocks noChangeAspect="1"/>
                    </pic:cNvPicPr>
                  </pic:nvPicPr>
                  <pic:blipFill>
                    <a:blip r:embed="rId14"/>
                    <a:stretch>
                      <a:fillRect/>
                    </a:stretch>
                  </pic:blipFill>
                  <pic:spPr>
                    <a:xfrm>
                      <a:off x="0" y="0"/>
                      <a:ext cx="5268595" cy="3951605"/>
                    </a:xfrm>
                    <a:prstGeom prst="rect">
                      <a:avLst/>
                    </a:prstGeom>
                  </pic:spPr>
                </pic:pic>
              </a:graphicData>
            </a:graphic>
          </wp:inline>
        </w:drawing>
      </w:r>
    </w:p>
    <w:p w14:paraId="6BCAF26E"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3 FirstSpot 游戏化机制与金融伦理边界示意</w:t>
      </w:r>
    </w:p>
    <w:p w14:paraId="63C34711" w14:textId="77777777" w:rsidR="00E94555" w:rsidRDefault="00E94555">
      <w:pPr>
        <w:rPr>
          <w:rFonts w:ascii="宋体" w:eastAsia="宋体" w:hAnsi="宋体" w:cs="宋体" w:hint="eastAsia"/>
          <w:sz w:val="24"/>
        </w:rPr>
      </w:pPr>
    </w:p>
    <w:p w14:paraId="558A4099" w14:textId="77777777" w:rsidR="00E94555" w:rsidRDefault="00E94555"/>
    <w:p w14:paraId="33DD1D3A" w14:textId="77777777" w:rsidR="00E94555" w:rsidRDefault="00000000">
      <w:pPr>
        <w:outlineLvl w:val="1"/>
        <w:rPr>
          <w:rFonts w:ascii="黑体" w:eastAsia="黑体" w:hAnsi="黑体" w:cs="黑体" w:hint="eastAsia"/>
          <w:sz w:val="28"/>
          <w:szCs w:val="28"/>
        </w:rPr>
      </w:pPr>
      <w:bookmarkStart w:id="37" w:name="_Toc10088"/>
      <w:r>
        <w:rPr>
          <w:rFonts w:ascii="黑体" w:eastAsia="黑体" w:hAnsi="黑体" w:cs="黑体" w:hint="eastAsia"/>
          <w:sz w:val="28"/>
          <w:szCs w:val="28"/>
        </w:rPr>
        <w:t>2.4 自我决定理论、心流与可探索交互</w:t>
      </w:r>
      <w:bookmarkEnd w:id="37"/>
    </w:p>
    <w:p w14:paraId="44B70646" w14:textId="77777777" w:rsidR="00E94555" w:rsidRDefault="00E94555">
      <w:pPr>
        <w:rPr>
          <w:sz w:val="24"/>
        </w:rPr>
      </w:pPr>
    </w:p>
    <w:p w14:paraId="3C787AD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自我决定理论（</w:t>
      </w:r>
      <w:r>
        <w:rPr>
          <w:rFonts w:ascii="Times New Roman" w:eastAsia="宋体" w:hAnsi="Times New Roman" w:cs="Times New Roman"/>
          <w:sz w:val="24"/>
        </w:rPr>
        <w:t>Self-Determination Theory, SDT</w:t>
      </w:r>
      <w:r>
        <w:rPr>
          <w:rFonts w:ascii="Times New Roman" w:eastAsia="宋体" w:hAnsi="Times New Roman" w:cs="Times New Roman"/>
          <w:sz w:val="24"/>
        </w:rPr>
        <w:t>）由</w:t>
      </w:r>
      <w:r>
        <w:rPr>
          <w:rFonts w:ascii="Times New Roman" w:eastAsia="宋体" w:hAnsi="Times New Roman" w:cs="Times New Roman"/>
          <w:sz w:val="24"/>
        </w:rPr>
        <w:t xml:space="preserve"> Deci </w:t>
      </w:r>
      <w:r>
        <w:rPr>
          <w:rFonts w:ascii="Times New Roman" w:eastAsia="宋体" w:hAnsi="Times New Roman" w:cs="Times New Roman"/>
          <w:sz w:val="24"/>
        </w:rPr>
        <w:t>与</w:t>
      </w:r>
      <w:r>
        <w:rPr>
          <w:rFonts w:ascii="Times New Roman" w:eastAsia="宋体" w:hAnsi="Times New Roman" w:cs="Times New Roman"/>
          <w:sz w:val="24"/>
        </w:rPr>
        <w:t xml:space="preserve"> Ryan </w:t>
      </w:r>
      <w:r>
        <w:rPr>
          <w:rFonts w:ascii="Times New Roman" w:eastAsia="宋体" w:hAnsi="Times New Roman" w:cs="Times New Roman"/>
          <w:sz w:val="24"/>
        </w:rPr>
        <w:t>系统提出，强调人的持续动机与自主感、胜任感和关系感三种基本心理需要有关</w:t>
      </w:r>
      <w:r>
        <w:rPr>
          <w:rFonts w:ascii="Times New Roman" w:eastAsia="宋体" w:hAnsi="Times New Roman" w:cs="Times New Roman"/>
          <w:sz w:val="24"/>
          <w:vertAlign w:val="superscript"/>
        </w:rPr>
        <w:t>[15]</w:t>
      </w:r>
      <w:r>
        <w:rPr>
          <w:rFonts w:ascii="Times New Roman" w:eastAsia="宋体" w:hAnsi="Times New Roman" w:cs="Times New Roman"/>
          <w:sz w:val="24"/>
        </w:rPr>
        <w:t>。自主感指用户认为行为是自己选择的，而不是被外部强迫；胜任感指用户能感到自己具备完成任务的能力，并能看到能力增长；关系感指用户感到自己与他人、角色或系统之间存在支持性连接。在</w:t>
      </w:r>
      <w:r>
        <w:rPr>
          <w:rFonts w:ascii="Times New Roman" w:eastAsia="宋体" w:hAnsi="Times New Roman" w:cs="Times New Roman"/>
          <w:sz w:val="24"/>
        </w:rPr>
        <w:t xml:space="preserve"> FirstSpot </w:t>
      </w:r>
      <w:r>
        <w:rPr>
          <w:rFonts w:ascii="Times New Roman" w:eastAsia="宋体" w:hAnsi="Times New Roman" w:cs="Times New Roman"/>
          <w:sz w:val="24"/>
        </w:rPr>
        <w:t>中，</w:t>
      </w:r>
      <w:r>
        <w:rPr>
          <w:rFonts w:ascii="Times New Roman" w:eastAsia="宋体" w:hAnsi="Times New Roman" w:cs="Times New Roman"/>
          <w:sz w:val="24"/>
        </w:rPr>
        <w:t xml:space="preserve">SDT </w:t>
      </w:r>
      <w:r>
        <w:rPr>
          <w:rFonts w:ascii="Times New Roman" w:eastAsia="宋体" w:hAnsi="Times New Roman" w:cs="Times New Roman"/>
          <w:sz w:val="24"/>
        </w:rPr>
        <w:t>的价值在于解释为什么投资者教育不能只依赖强制课程或风险提示。若用户一开始就被要求完成长篇阅读、复杂测评或高压决策，学习很容易被理解为负担。相反，用户如果可以选择路径、看到进步、获得温和陪伴，就更可能持续探索。</w:t>
      </w:r>
    </w:p>
    <w:p w14:paraId="750DEBB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 xml:space="preserve"> FirstSpot </w:t>
      </w:r>
      <w:r>
        <w:rPr>
          <w:rFonts w:ascii="Times New Roman" w:eastAsia="宋体" w:hAnsi="Times New Roman" w:cs="Times New Roman"/>
          <w:sz w:val="24"/>
        </w:rPr>
        <w:t>中，自主感体现在用户可以通过多个入口探索学习内容和小工具，而不是被强制完成单一路径；胜任感体现在每次答题、拖拽、点亮卡片和获得徽章时都有清晰反馈；关系感则主要通过</w:t>
      </w:r>
      <w:r>
        <w:rPr>
          <w:rFonts w:ascii="Times New Roman" w:eastAsia="宋体" w:hAnsi="Times New Roman" w:cs="Times New Roman"/>
          <w:sz w:val="24"/>
        </w:rPr>
        <w:t xml:space="preserve"> Myo </w:t>
      </w:r>
      <w:r>
        <w:rPr>
          <w:rFonts w:ascii="Times New Roman" w:eastAsia="宋体" w:hAnsi="Times New Roman" w:cs="Times New Roman"/>
          <w:sz w:val="24"/>
        </w:rPr>
        <w:t>角色建立。</w:t>
      </w:r>
      <w:r>
        <w:rPr>
          <w:rFonts w:ascii="Times New Roman" w:eastAsia="宋体" w:hAnsi="Times New Roman" w:cs="Times New Roman"/>
          <w:sz w:val="24"/>
        </w:rPr>
        <w:t xml:space="preserve">Myo </w:t>
      </w:r>
      <w:r>
        <w:rPr>
          <w:rFonts w:ascii="Times New Roman" w:eastAsia="宋体" w:hAnsi="Times New Roman" w:cs="Times New Roman"/>
          <w:sz w:val="24"/>
        </w:rPr>
        <w:t>不是权威理财老师，而是陪用户一起学习的角色，以更轻松的语气解释复杂概念。</w:t>
      </w:r>
    </w:p>
    <w:p w14:paraId="3218A24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心流理论强调目标清晰、挑战与能力匹配、即时反馈等条件对沉浸体验的重要性</w:t>
      </w:r>
      <w:r>
        <w:rPr>
          <w:rFonts w:ascii="Times New Roman" w:eastAsia="宋体" w:hAnsi="Times New Roman" w:cs="Times New Roman"/>
          <w:sz w:val="24"/>
          <w:vertAlign w:val="superscript"/>
        </w:rPr>
        <w:t>[16]</w:t>
      </w:r>
      <w:r>
        <w:rPr>
          <w:rFonts w:ascii="Times New Roman" w:eastAsia="宋体" w:hAnsi="Times New Roman" w:cs="Times New Roman"/>
          <w:sz w:val="24"/>
        </w:rPr>
        <w:t>。</w:t>
      </w:r>
      <w:r>
        <w:rPr>
          <w:rFonts w:ascii="Times New Roman" w:eastAsia="宋体" w:hAnsi="Times New Roman" w:cs="Times New Roman"/>
          <w:sz w:val="24"/>
        </w:rPr>
        <w:t xml:space="preserve">FirstSpot </w:t>
      </w:r>
      <w:r>
        <w:rPr>
          <w:rFonts w:ascii="Times New Roman" w:eastAsia="宋体" w:hAnsi="Times New Roman" w:cs="Times New Roman"/>
          <w:sz w:val="24"/>
        </w:rPr>
        <w:t>将金融知识拆分为短任务和可操作</w:t>
      </w:r>
      <w:r>
        <w:rPr>
          <w:rFonts w:ascii="Times New Roman" w:eastAsia="宋体" w:hAnsi="Times New Roman" w:cs="Times New Roman"/>
          <w:sz w:val="24"/>
        </w:rPr>
        <w:t xml:space="preserve"> widgets</w:t>
      </w:r>
      <w:r>
        <w:rPr>
          <w:rFonts w:ascii="Times New Roman" w:eastAsia="宋体" w:hAnsi="Times New Roman" w:cs="Times New Roman"/>
          <w:sz w:val="24"/>
        </w:rPr>
        <w:t>，正是为了让用户在较短时间内完成</w:t>
      </w:r>
      <w:r w:rsidRPr="000A1711">
        <w:rPr>
          <w:rFonts w:ascii="Times New Roman" w:eastAsia="宋体" w:hAnsi="Times New Roman" w:cs="Times New Roman"/>
          <w:sz w:val="24"/>
          <w:highlight w:val="yellow"/>
          <w:rPrChange w:id="38" w:author="Xiaochen Zheng" w:date="2026-05-13T17:15:00Z" w16du:dateUtc="2026-05-13T09:15:00Z">
            <w:rPr>
              <w:rFonts w:ascii="Times New Roman" w:eastAsia="宋体" w:hAnsi="Times New Roman" w:cs="Times New Roman"/>
              <w:sz w:val="24"/>
            </w:rPr>
          </w:rPrChange>
        </w:rPr>
        <w:t>“</w:t>
      </w:r>
      <w:r>
        <w:rPr>
          <w:rFonts w:ascii="Times New Roman" w:eastAsia="宋体" w:hAnsi="Times New Roman" w:cs="Times New Roman"/>
          <w:sz w:val="24"/>
        </w:rPr>
        <w:t>理解一个概念</w:t>
      </w:r>
      <w:r>
        <w:rPr>
          <w:rFonts w:ascii="Times New Roman" w:eastAsia="宋体" w:hAnsi="Times New Roman" w:cs="Times New Roman"/>
          <w:sz w:val="24"/>
        </w:rPr>
        <w:t>—</w:t>
      </w:r>
      <w:r>
        <w:rPr>
          <w:rFonts w:ascii="Times New Roman" w:eastAsia="宋体" w:hAnsi="Times New Roman" w:cs="Times New Roman"/>
          <w:sz w:val="24"/>
        </w:rPr>
        <w:t>做一次操作</w:t>
      </w:r>
      <w:r>
        <w:rPr>
          <w:rFonts w:ascii="Times New Roman" w:eastAsia="宋体" w:hAnsi="Times New Roman" w:cs="Times New Roman"/>
          <w:sz w:val="24"/>
        </w:rPr>
        <w:t>—</w:t>
      </w:r>
      <w:r>
        <w:rPr>
          <w:rFonts w:ascii="Times New Roman" w:eastAsia="宋体" w:hAnsi="Times New Roman" w:cs="Times New Roman"/>
          <w:sz w:val="24"/>
        </w:rPr>
        <w:t>得到一次反馈</w:t>
      </w:r>
      <w:r>
        <w:rPr>
          <w:rFonts w:ascii="Times New Roman" w:eastAsia="宋体" w:hAnsi="Times New Roman" w:cs="Times New Roman"/>
          <w:sz w:val="24"/>
        </w:rPr>
        <w:t>”</w:t>
      </w:r>
      <w:r>
        <w:rPr>
          <w:rFonts w:ascii="Times New Roman" w:eastAsia="宋体" w:hAnsi="Times New Roman" w:cs="Times New Roman"/>
          <w:sz w:val="24"/>
        </w:rPr>
        <w:t>的闭环。对于新手而言，二级市场、指数基金、风险分散、复利和回撤等概念过于抽象，如果只通过长段文字呈现，容易造成理解疲劳；如果通过拖拽、滑杆、翻卡、术语解释</w:t>
      </w:r>
      <w:r>
        <w:rPr>
          <w:rFonts w:ascii="Times New Roman" w:eastAsia="宋体" w:hAnsi="Times New Roman" w:cs="Times New Roman"/>
          <w:sz w:val="24"/>
        </w:rPr>
        <w:lastRenderedPageBreak/>
        <w:t>和小测进行操作化表达，则更容易形成即时反馈和阶段性成就。微学习、主动回忆和间隔复习等学习策略也提示，学习设计应让用户在较短单元中反复提取、应用和巩固知识，而不是只进行一次性阅读</w:t>
      </w:r>
      <w:r>
        <w:rPr>
          <w:rFonts w:ascii="Times New Roman" w:eastAsia="宋体" w:hAnsi="Times New Roman" w:cs="Times New Roman"/>
          <w:sz w:val="24"/>
          <w:vertAlign w:val="superscript"/>
        </w:rPr>
        <w:t>[17]</w:t>
      </w:r>
      <w:r>
        <w:rPr>
          <w:rFonts w:ascii="Times New Roman" w:eastAsia="宋体" w:hAnsi="Times New Roman" w:cs="Times New Roman"/>
          <w:sz w:val="24"/>
        </w:rPr>
        <w:t>。</w:t>
      </w:r>
    </w:p>
    <w:p w14:paraId="761531E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采用这些理论的原因并不是为产品增加装饰性概念，而是为三个设计决策提供依据：第一，允许用户以低压力方式进入学习路径，以满足自主感；第二，通过</w:t>
      </w:r>
      <w:r>
        <w:rPr>
          <w:rFonts w:ascii="Times New Roman" w:eastAsia="宋体" w:hAnsi="Times New Roman" w:cs="Times New Roman"/>
          <w:sz w:val="24"/>
        </w:rPr>
        <w:t xml:space="preserve"> XP</w:t>
      </w:r>
      <w:r>
        <w:rPr>
          <w:rFonts w:ascii="Times New Roman" w:eastAsia="宋体" w:hAnsi="Times New Roman" w:cs="Times New Roman"/>
          <w:sz w:val="24"/>
        </w:rPr>
        <w:t>、卡片、小测和工具结果让用户看见自己正在掌握知识，以增强胜任感；第三，通过</w:t>
      </w:r>
      <w:r>
        <w:rPr>
          <w:rFonts w:ascii="Times New Roman" w:eastAsia="宋体" w:hAnsi="Times New Roman" w:cs="Times New Roman"/>
          <w:sz w:val="24"/>
        </w:rPr>
        <w:t xml:space="preserve"> Myo </w:t>
      </w:r>
      <w:r>
        <w:rPr>
          <w:rFonts w:ascii="Times New Roman" w:eastAsia="宋体" w:hAnsi="Times New Roman" w:cs="Times New Roman"/>
          <w:sz w:val="24"/>
        </w:rPr>
        <w:t>陪伴角色、轻量对话和温和反馈降低金融学习的孤独感与紧张感，以建立关系感。上述设计共同服务于</w:t>
      </w:r>
      <w:r>
        <w:rPr>
          <w:rFonts w:ascii="Times New Roman" w:eastAsia="宋体" w:hAnsi="Times New Roman" w:cs="Times New Roman"/>
          <w:sz w:val="24"/>
        </w:rPr>
        <w:t>“</w:t>
      </w:r>
      <w:r>
        <w:rPr>
          <w:rFonts w:ascii="Times New Roman" w:eastAsia="宋体" w:hAnsi="Times New Roman" w:cs="Times New Roman"/>
          <w:sz w:val="24"/>
        </w:rPr>
        <w:t>让用户愿意持续学习，而不是被刺激去频繁交易</w:t>
      </w:r>
      <w:r>
        <w:rPr>
          <w:rFonts w:ascii="Times New Roman" w:eastAsia="宋体" w:hAnsi="Times New Roman" w:cs="Times New Roman"/>
          <w:sz w:val="24"/>
        </w:rPr>
        <w:t>”</w:t>
      </w:r>
      <w:r>
        <w:rPr>
          <w:rFonts w:ascii="Times New Roman" w:eastAsia="宋体" w:hAnsi="Times New Roman" w:cs="Times New Roman"/>
          <w:sz w:val="24"/>
        </w:rPr>
        <w:t>的目标。</w:t>
      </w:r>
    </w:p>
    <w:p w14:paraId="2628AE7C" w14:textId="77777777" w:rsidR="00E94555" w:rsidRDefault="00E94555"/>
    <w:p w14:paraId="01BA81D3" w14:textId="77777777" w:rsidR="00E94555" w:rsidRDefault="00000000">
      <w:pPr>
        <w:numPr>
          <w:ilvl w:val="0"/>
          <w:numId w:val="1"/>
        </w:numPr>
        <w:outlineLvl w:val="0"/>
        <w:rPr>
          <w:rFonts w:ascii="黑体" w:eastAsia="黑体" w:hAnsi="黑体" w:cs="黑体" w:hint="eastAsia"/>
          <w:sz w:val="32"/>
          <w:szCs w:val="32"/>
        </w:rPr>
      </w:pPr>
      <w:bookmarkStart w:id="39" w:name="_Toc367"/>
      <w:r>
        <w:rPr>
          <w:rFonts w:ascii="黑体" w:eastAsia="黑体" w:hAnsi="黑体" w:cs="黑体" w:hint="eastAsia"/>
          <w:sz w:val="32"/>
          <w:szCs w:val="32"/>
        </w:rPr>
        <w:t>前期调研与用户需求定义</w:t>
      </w:r>
      <w:bookmarkEnd w:id="39"/>
    </w:p>
    <w:p w14:paraId="6B1326A9" w14:textId="77777777" w:rsidR="00E94555" w:rsidRDefault="00E94555"/>
    <w:p w14:paraId="58BF0546" w14:textId="77777777" w:rsidR="00E94555" w:rsidRDefault="00000000">
      <w:pPr>
        <w:outlineLvl w:val="1"/>
        <w:rPr>
          <w:rFonts w:ascii="黑体" w:eastAsia="黑体" w:hAnsi="黑体" w:cs="黑体" w:hint="eastAsia"/>
          <w:sz w:val="28"/>
          <w:szCs w:val="28"/>
        </w:rPr>
      </w:pPr>
      <w:bookmarkStart w:id="40" w:name="_Toc7958"/>
      <w:r>
        <w:rPr>
          <w:rFonts w:ascii="黑体" w:eastAsia="黑体" w:hAnsi="黑体" w:cs="黑体" w:hint="eastAsia"/>
          <w:sz w:val="28"/>
          <w:szCs w:val="28"/>
        </w:rPr>
        <w:t>3.1 调研方法</w:t>
      </w:r>
      <w:bookmarkEnd w:id="40"/>
    </w:p>
    <w:p w14:paraId="333A4425" w14:textId="77777777" w:rsidR="00E94555" w:rsidRDefault="00E94555"/>
    <w:p w14:paraId="5D5500A1"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本项目的用户调研采用半结构化深度访谈与竞品观察结合的方式。访谈对象选择并不追求统计意义上的大样本代表性，而是围绕目标用户画像进行差异化覆盖：既包括已有基金或余额宝经验、希望进一步提升投资能力的用户，也包括几乎没有理财经验、主要从储蓄和记账切入的用户；既包括有较高可储蓄收入但风险敏感的用户，也包括认为本金不足、尚未建立理财信心的用户。这样的样本选择有助于观察</w:t>
      </w:r>
      <w:r>
        <w:rPr>
          <w:rFonts w:ascii="Times New Roman" w:eastAsia="宋体" w:hAnsi="Times New Roman" w:cs="Times New Roman"/>
          <w:sz w:val="24"/>
        </w:rPr>
        <w:t>“</w:t>
      </w:r>
      <w:r>
        <w:rPr>
          <w:rFonts w:ascii="Times New Roman" w:eastAsia="宋体" w:hAnsi="Times New Roman" w:cs="Times New Roman"/>
          <w:sz w:val="24"/>
        </w:rPr>
        <w:t>年轻用户进入投资学习前</w:t>
      </w:r>
      <w:r>
        <w:rPr>
          <w:rFonts w:ascii="Times New Roman" w:eastAsia="宋体" w:hAnsi="Times New Roman" w:cs="Times New Roman"/>
          <w:sz w:val="24"/>
        </w:rPr>
        <w:t>”</w:t>
      </w:r>
      <w:r>
        <w:rPr>
          <w:rFonts w:ascii="Times New Roman" w:eastAsia="宋体" w:hAnsi="Times New Roman" w:cs="Times New Roman"/>
          <w:sz w:val="24"/>
        </w:rPr>
        <w:t>的不同心理状态。</w:t>
      </w:r>
    </w:p>
    <w:p w14:paraId="2105FB61"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访谈提纲围绕四组问题展开。第一组是基本财务与理财经验，包括收入区间、储蓄习惯、是否使用余额宝、基金、股票或其他金融产品；第二组是认知与情绪障碍，包括用户如何理解投资、最担心什么、是否觉得术语和风险难以理解；第三组是竞品体验，包括用户对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理财入口、银行理财板块、券商或基金应用的印象，以及哪些页面让其产生信任或压力；第四组是概念验证，包括用户是否接受投资账本、投资者教育、</w:t>
      </w:r>
      <w:r>
        <w:rPr>
          <w:rFonts w:ascii="Times New Roman" w:eastAsia="宋体" w:hAnsi="Times New Roman" w:cs="Times New Roman"/>
          <w:sz w:val="24"/>
        </w:rPr>
        <w:t xml:space="preserve">Myo </w:t>
      </w:r>
      <w:r>
        <w:rPr>
          <w:rFonts w:ascii="Times New Roman" w:eastAsia="宋体" w:hAnsi="Times New Roman" w:cs="Times New Roman"/>
          <w:sz w:val="24"/>
        </w:rPr>
        <w:t>陪伴角色、游戏化反馈和小工具等设计方向。</w:t>
      </w:r>
    </w:p>
    <w:p w14:paraId="7D89786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问题设计遵循</w:t>
      </w:r>
      <w:r>
        <w:rPr>
          <w:rFonts w:ascii="Times New Roman" w:eastAsia="宋体" w:hAnsi="Times New Roman" w:cs="Times New Roman"/>
          <w:sz w:val="24"/>
        </w:rPr>
        <w:t>“</w:t>
      </w:r>
      <w:r>
        <w:rPr>
          <w:rFonts w:ascii="Times New Roman" w:eastAsia="宋体" w:hAnsi="Times New Roman" w:cs="Times New Roman"/>
          <w:sz w:val="24"/>
        </w:rPr>
        <w:t>从生活经验进入金融概念</w:t>
      </w:r>
      <w:r>
        <w:rPr>
          <w:rFonts w:ascii="Times New Roman" w:eastAsia="宋体" w:hAnsi="Times New Roman" w:cs="Times New Roman"/>
          <w:sz w:val="24"/>
        </w:rPr>
        <w:t>”</w:t>
      </w:r>
      <w:r>
        <w:rPr>
          <w:rFonts w:ascii="Times New Roman" w:eastAsia="宋体" w:hAnsi="Times New Roman" w:cs="Times New Roman"/>
          <w:sz w:val="24"/>
        </w:rPr>
        <w:t>的原则，避免一开始使用过多专业词汇。例如，不直接询问</w:t>
      </w:r>
      <w:r>
        <w:rPr>
          <w:rFonts w:ascii="Times New Roman" w:eastAsia="宋体" w:hAnsi="Times New Roman" w:cs="Times New Roman"/>
          <w:sz w:val="24"/>
        </w:rPr>
        <w:t>“</w:t>
      </w:r>
      <w:r>
        <w:rPr>
          <w:rFonts w:ascii="Times New Roman" w:eastAsia="宋体" w:hAnsi="Times New Roman" w:cs="Times New Roman"/>
          <w:sz w:val="24"/>
        </w:rPr>
        <w:t>你是否理解资产配置</w:t>
      </w:r>
      <w:r>
        <w:rPr>
          <w:rFonts w:ascii="Times New Roman" w:eastAsia="宋体" w:hAnsi="Times New Roman" w:cs="Times New Roman"/>
          <w:sz w:val="24"/>
        </w:rPr>
        <w:t>”</w:t>
      </w:r>
      <w:r>
        <w:rPr>
          <w:rFonts w:ascii="Times New Roman" w:eastAsia="宋体" w:hAnsi="Times New Roman" w:cs="Times New Roman"/>
          <w:sz w:val="24"/>
        </w:rPr>
        <w:t>，而是先询问</w:t>
      </w:r>
      <w:r>
        <w:rPr>
          <w:rFonts w:ascii="Times New Roman" w:eastAsia="宋体" w:hAnsi="Times New Roman" w:cs="Times New Roman"/>
          <w:sz w:val="24"/>
        </w:rPr>
        <w:t>“</w:t>
      </w:r>
      <w:r>
        <w:rPr>
          <w:rFonts w:ascii="Times New Roman" w:eastAsia="宋体" w:hAnsi="Times New Roman" w:cs="Times New Roman"/>
          <w:sz w:val="24"/>
        </w:rPr>
        <w:t>如果每月能存下一笔钱，你通常会放在哪里</w:t>
      </w:r>
      <w:r>
        <w:rPr>
          <w:rFonts w:ascii="Times New Roman" w:eastAsia="宋体" w:hAnsi="Times New Roman" w:cs="Times New Roman"/>
          <w:sz w:val="24"/>
        </w:rPr>
        <w:t>”</w:t>
      </w:r>
      <w:r>
        <w:rPr>
          <w:rFonts w:ascii="Times New Roman" w:eastAsia="宋体" w:hAnsi="Times New Roman" w:cs="Times New Roman"/>
          <w:sz w:val="24"/>
        </w:rPr>
        <w:t>；不直接询问</w:t>
      </w:r>
      <w:r>
        <w:rPr>
          <w:rFonts w:ascii="Times New Roman" w:eastAsia="宋体" w:hAnsi="Times New Roman" w:cs="Times New Roman"/>
          <w:sz w:val="24"/>
        </w:rPr>
        <w:t>“</w:t>
      </w:r>
      <w:r>
        <w:rPr>
          <w:rFonts w:ascii="Times New Roman" w:eastAsia="宋体" w:hAnsi="Times New Roman" w:cs="Times New Roman"/>
          <w:sz w:val="24"/>
        </w:rPr>
        <w:t>你是否接受游戏化机制</w:t>
      </w:r>
      <w:r>
        <w:rPr>
          <w:rFonts w:ascii="Times New Roman" w:eastAsia="宋体" w:hAnsi="Times New Roman" w:cs="Times New Roman"/>
          <w:sz w:val="24"/>
        </w:rPr>
        <w:t>”</w:t>
      </w:r>
      <w:r>
        <w:rPr>
          <w:rFonts w:ascii="Times New Roman" w:eastAsia="宋体" w:hAnsi="Times New Roman" w:cs="Times New Roman"/>
          <w:sz w:val="24"/>
        </w:rPr>
        <w:t>，而是询问</w:t>
      </w:r>
      <w:r>
        <w:rPr>
          <w:rFonts w:ascii="Times New Roman" w:eastAsia="宋体" w:hAnsi="Times New Roman" w:cs="Times New Roman"/>
          <w:sz w:val="24"/>
        </w:rPr>
        <w:t>“</w:t>
      </w:r>
      <w:r>
        <w:rPr>
          <w:rFonts w:ascii="Times New Roman" w:eastAsia="宋体" w:hAnsi="Times New Roman" w:cs="Times New Roman"/>
          <w:sz w:val="24"/>
        </w:rPr>
        <w:t>如果学习过程中能看到进度、获得卡片或徽章，你是否会更愿意继续</w:t>
      </w:r>
      <w:r>
        <w:rPr>
          <w:rFonts w:ascii="Times New Roman" w:eastAsia="宋体" w:hAnsi="Times New Roman" w:cs="Times New Roman"/>
          <w:sz w:val="24"/>
        </w:rPr>
        <w:t>”</w:t>
      </w:r>
      <w:r>
        <w:rPr>
          <w:rFonts w:ascii="Times New Roman" w:eastAsia="宋体" w:hAnsi="Times New Roman" w:cs="Times New Roman"/>
          <w:sz w:val="24"/>
        </w:rPr>
        <w:t>。这种提问方式有助于减少受访者因金融知识不足产生的防御心理，也更接近</w:t>
      </w:r>
      <w:r>
        <w:rPr>
          <w:rFonts w:ascii="Times New Roman" w:eastAsia="宋体" w:hAnsi="Times New Roman" w:cs="Times New Roman"/>
          <w:sz w:val="24"/>
        </w:rPr>
        <w:t xml:space="preserve"> FirstSpot </w:t>
      </w:r>
      <w:r>
        <w:rPr>
          <w:rFonts w:ascii="Times New Roman" w:eastAsia="宋体" w:hAnsi="Times New Roman" w:cs="Times New Roman"/>
          <w:sz w:val="24"/>
        </w:rPr>
        <w:t>希望解决的真实使用场景。</w:t>
      </w:r>
    </w:p>
    <w:p w14:paraId="1DDBE74C" w14:textId="77777777" w:rsidR="00E94555" w:rsidRDefault="00000000">
      <w:pPr>
        <w:ind w:firstLine="420"/>
      </w:pPr>
      <w:r>
        <w:rPr>
          <w:rFonts w:ascii="宋体" w:eastAsia="宋体" w:hAnsi="宋体" w:cs="宋体" w:hint="eastAsia"/>
          <w:sz w:val="24"/>
        </w:rPr>
        <w:t>除访谈外，项目还进行了竞品观察，重点关注银行理财板块、支付宝/微信金融入口、券商软件、基金平台和记账工具。竞品观察并不以列举功能为目的，而是分析它们如何组织信息、如何引导用户行动，以及它们对新手用户可能造成的理解压力。</w:t>
      </w:r>
    </w:p>
    <w:p w14:paraId="18452228" w14:textId="77777777" w:rsidR="00E94555" w:rsidRDefault="00E94555"/>
    <w:p w14:paraId="2F3C2050" w14:textId="77777777" w:rsidR="00E94555" w:rsidRDefault="00000000">
      <w:pPr>
        <w:outlineLvl w:val="1"/>
        <w:rPr>
          <w:rFonts w:ascii="黑体" w:eastAsia="黑体" w:hAnsi="黑体" w:cs="黑体" w:hint="eastAsia"/>
          <w:sz w:val="28"/>
          <w:szCs w:val="28"/>
        </w:rPr>
      </w:pPr>
      <w:bookmarkStart w:id="41" w:name="_Toc16352"/>
      <w:r>
        <w:rPr>
          <w:rFonts w:ascii="黑体" w:eastAsia="黑体" w:hAnsi="黑体" w:cs="黑体" w:hint="eastAsia"/>
          <w:sz w:val="28"/>
          <w:szCs w:val="28"/>
        </w:rPr>
        <w:t>3.2 用户访谈发现</w:t>
      </w:r>
      <w:bookmarkEnd w:id="41"/>
    </w:p>
    <w:p w14:paraId="30B0775A" w14:textId="77777777" w:rsidR="00E94555" w:rsidRDefault="00E94555">
      <w:pPr>
        <w:ind w:firstLine="420"/>
        <w:rPr>
          <w:rFonts w:ascii="Times New Roman" w:hAnsi="Times New Roman" w:cs="Times New Roman"/>
          <w:sz w:val="24"/>
        </w:rPr>
      </w:pPr>
    </w:p>
    <w:p w14:paraId="7CDF8CCF" w14:textId="77777777" w:rsidR="00E94555" w:rsidRDefault="00000000">
      <w:pPr>
        <w:ind w:firstLine="420"/>
        <w:rPr>
          <w:rFonts w:ascii="Times New Roman" w:hAnsi="Times New Roman" w:cs="Times New Roman"/>
          <w:sz w:val="24"/>
        </w:rPr>
      </w:pPr>
      <w:r>
        <w:rPr>
          <w:rFonts w:ascii="Times New Roman" w:hAnsi="Times New Roman" w:cs="Times New Roman"/>
          <w:sz w:val="24"/>
        </w:rPr>
        <w:t>访谈获得的受访者用户画像汇总详见附录</w:t>
      </w:r>
      <w:r>
        <w:rPr>
          <w:rFonts w:ascii="Times New Roman" w:hAnsi="Times New Roman" w:cs="Times New Roman"/>
          <w:sz w:val="24"/>
        </w:rPr>
        <w:t>A</w:t>
      </w:r>
      <w:r>
        <w:rPr>
          <w:rFonts w:ascii="Times New Roman" w:hAnsi="Times New Roman" w:cs="Times New Roman"/>
          <w:sz w:val="24"/>
        </w:rPr>
        <w:t>。</w:t>
      </w:r>
    </w:p>
    <w:p w14:paraId="2729EE97" w14:textId="77777777" w:rsidR="00E94555" w:rsidRDefault="00000000">
      <w:pPr>
        <w:ind w:firstLine="420"/>
        <w:rPr>
          <w:rFonts w:ascii="Times New Roman" w:hAnsi="Times New Roman" w:cs="Times New Roman"/>
          <w:sz w:val="24"/>
        </w:rPr>
      </w:pPr>
      <w:r>
        <w:rPr>
          <w:rFonts w:ascii="Times New Roman" w:hAnsi="Times New Roman" w:cs="Times New Roman"/>
          <w:sz w:val="24"/>
        </w:rPr>
        <w:lastRenderedPageBreak/>
        <w:t>访谈显示，用户对理财的态度并非简单地</w:t>
      </w:r>
      <w:r>
        <w:rPr>
          <w:rFonts w:ascii="Times New Roman" w:hAnsi="Times New Roman" w:cs="Times New Roman"/>
          <w:sz w:val="24"/>
        </w:rPr>
        <w:t>“</w:t>
      </w:r>
      <w:r>
        <w:rPr>
          <w:rFonts w:ascii="Times New Roman" w:hAnsi="Times New Roman" w:cs="Times New Roman"/>
          <w:sz w:val="24"/>
        </w:rPr>
        <w:t>不感兴趣</w:t>
      </w:r>
      <w:r>
        <w:rPr>
          <w:rFonts w:ascii="Times New Roman" w:hAnsi="Times New Roman" w:cs="Times New Roman"/>
          <w:sz w:val="24"/>
        </w:rPr>
        <w:t>”</w:t>
      </w:r>
      <w:r>
        <w:rPr>
          <w:rFonts w:ascii="Times New Roman" w:hAnsi="Times New Roman" w:cs="Times New Roman"/>
          <w:sz w:val="24"/>
        </w:rPr>
        <w:t>。多数受访者认可有效理财能够改善生活，但尚未形成系统行动。受访者</w:t>
      </w:r>
      <w:r>
        <w:rPr>
          <w:rFonts w:ascii="Times New Roman" w:hAnsi="Times New Roman" w:cs="Times New Roman"/>
          <w:sz w:val="24"/>
        </w:rPr>
        <w:t xml:space="preserve"> A </w:t>
      </w:r>
      <w:r>
        <w:rPr>
          <w:rFonts w:ascii="Times New Roman" w:hAnsi="Times New Roman" w:cs="Times New Roman"/>
          <w:sz w:val="24"/>
        </w:rPr>
        <w:t>已经购买基金，希望通过理财实现工资以外的资产增值，但同时担心平台诱导交易，也意识到投资能力建设的重要性。受访者</w:t>
      </w:r>
      <w:r>
        <w:rPr>
          <w:rFonts w:ascii="Times New Roman" w:hAnsi="Times New Roman" w:cs="Times New Roman"/>
          <w:sz w:val="24"/>
        </w:rPr>
        <w:t xml:space="preserve"> B </w:t>
      </w:r>
      <w:r>
        <w:rPr>
          <w:rFonts w:ascii="Times New Roman" w:hAnsi="Times New Roman" w:cs="Times New Roman"/>
          <w:sz w:val="24"/>
        </w:rPr>
        <w:t>几乎没有使用金融产品，把理财理解为储蓄和记账，更关注简单实用、低负担的工具。受访者</w:t>
      </w:r>
      <w:r>
        <w:rPr>
          <w:rFonts w:ascii="Times New Roman" w:hAnsi="Times New Roman" w:cs="Times New Roman"/>
          <w:sz w:val="24"/>
        </w:rPr>
        <w:t xml:space="preserve"> C </w:t>
      </w:r>
      <w:r>
        <w:rPr>
          <w:rFonts w:ascii="Times New Roman" w:hAnsi="Times New Roman" w:cs="Times New Roman"/>
          <w:sz w:val="24"/>
        </w:rPr>
        <w:t>认可理财必要性，但认为</w:t>
      </w:r>
      <w:r>
        <w:rPr>
          <w:rFonts w:ascii="Times New Roman" w:hAnsi="Times New Roman" w:cs="Times New Roman"/>
          <w:sz w:val="24"/>
        </w:rPr>
        <w:t>“</w:t>
      </w:r>
      <w:r>
        <w:rPr>
          <w:rFonts w:ascii="Times New Roman" w:hAnsi="Times New Roman" w:cs="Times New Roman"/>
          <w:sz w:val="24"/>
        </w:rPr>
        <w:t>先有财才需要理</w:t>
      </w:r>
      <w:r>
        <w:rPr>
          <w:rFonts w:ascii="Times New Roman" w:hAnsi="Times New Roman" w:cs="Times New Roman"/>
          <w:sz w:val="24"/>
        </w:rPr>
        <w:t>”</w:t>
      </w:r>
      <w:r>
        <w:rPr>
          <w:rFonts w:ascii="Times New Roman" w:hAnsi="Times New Roman" w:cs="Times New Roman"/>
          <w:sz w:val="24"/>
        </w:rPr>
        <w:t>，本金门槛成为其主要心理阻碍。受访者</w:t>
      </w:r>
      <w:r>
        <w:rPr>
          <w:rFonts w:ascii="Times New Roman" w:hAnsi="Times New Roman" w:cs="Times New Roman"/>
          <w:sz w:val="24"/>
        </w:rPr>
        <w:t xml:space="preserve"> D </w:t>
      </w:r>
      <w:r>
        <w:rPr>
          <w:rFonts w:ascii="Times New Roman" w:hAnsi="Times New Roman" w:cs="Times New Roman"/>
          <w:sz w:val="24"/>
        </w:rPr>
        <w:t>收入较高但仍偏向现金储蓄，认为主动投资风险高、时间成本高。受访者</w:t>
      </w:r>
      <w:r>
        <w:rPr>
          <w:rFonts w:ascii="Times New Roman" w:hAnsi="Times New Roman" w:cs="Times New Roman"/>
          <w:sz w:val="24"/>
        </w:rPr>
        <w:t xml:space="preserve"> E </w:t>
      </w:r>
      <w:r>
        <w:rPr>
          <w:rFonts w:ascii="Times New Roman" w:hAnsi="Times New Roman" w:cs="Times New Roman"/>
          <w:sz w:val="24"/>
        </w:rPr>
        <w:t>长期使用余额宝，认为理财有价值，但受消费优先级、知识不足和时间成本影响，尚未主动进入更复杂的投资领域。</w:t>
      </w:r>
    </w:p>
    <w:p w14:paraId="0EB2E768" w14:textId="77777777" w:rsidR="00E94555" w:rsidRDefault="00000000">
      <w:pPr>
        <w:ind w:firstLine="420"/>
        <w:rPr>
          <w:rFonts w:ascii="Times New Roman" w:hAnsi="Times New Roman" w:cs="Times New Roman"/>
          <w:sz w:val="24"/>
        </w:rPr>
      </w:pPr>
      <w:r>
        <w:rPr>
          <w:rFonts w:ascii="Times New Roman" w:hAnsi="Times New Roman" w:cs="Times New Roman"/>
          <w:sz w:val="24"/>
        </w:rPr>
        <w:t>进一步整理访谈材料可以发现，受访者的差异主要体现在</w:t>
      </w:r>
      <w:r>
        <w:rPr>
          <w:rFonts w:ascii="Times New Roman" w:hAnsi="Times New Roman" w:cs="Times New Roman"/>
          <w:sz w:val="24"/>
        </w:rPr>
        <w:t>“</w:t>
      </w:r>
      <w:r>
        <w:rPr>
          <w:rFonts w:ascii="Times New Roman" w:hAnsi="Times New Roman" w:cs="Times New Roman"/>
          <w:sz w:val="24"/>
        </w:rPr>
        <w:t>是否已经开始实践</w:t>
      </w:r>
      <w:r>
        <w:rPr>
          <w:rFonts w:ascii="Times New Roman" w:hAnsi="Times New Roman" w:cs="Times New Roman"/>
          <w:sz w:val="24"/>
        </w:rPr>
        <w:t>”“</w:t>
      </w:r>
      <w:r>
        <w:rPr>
          <w:rFonts w:ascii="Times New Roman" w:hAnsi="Times New Roman" w:cs="Times New Roman"/>
          <w:sz w:val="24"/>
        </w:rPr>
        <w:t>是否具备本金信心</w:t>
      </w:r>
      <w:r>
        <w:rPr>
          <w:rFonts w:ascii="Times New Roman" w:hAnsi="Times New Roman" w:cs="Times New Roman"/>
          <w:sz w:val="24"/>
        </w:rPr>
        <w:t>”“</w:t>
      </w:r>
      <w:r>
        <w:rPr>
          <w:rFonts w:ascii="Times New Roman" w:hAnsi="Times New Roman" w:cs="Times New Roman"/>
          <w:sz w:val="24"/>
        </w:rPr>
        <w:t>是否信任现有平台</w:t>
      </w:r>
      <w:r>
        <w:rPr>
          <w:rFonts w:ascii="Times New Roman" w:hAnsi="Times New Roman" w:cs="Times New Roman"/>
          <w:sz w:val="24"/>
        </w:rPr>
        <w:t>”</w:t>
      </w:r>
      <w:r>
        <w:rPr>
          <w:rFonts w:ascii="Times New Roman" w:hAnsi="Times New Roman" w:cs="Times New Roman"/>
          <w:sz w:val="24"/>
        </w:rPr>
        <w:t>三个维度上，而不是简单地分为懂理财和不懂理财。已有基金经验的受访者</w:t>
      </w:r>
      <w:r>
        <w:rPr>
          <w:rFonts w:ascii="Times New Roman" w:hAnsi="Times New Roman" w:cs="Times New Roman"/>
          <w:sz w:val="24"/>
        </w:rPr>
        <w:t xml:space="preserve"> A </w:t>
      </w:r>
      <w:r>
        <w:rPr>
          <w:rFonts w:ascii="Times New Roman" w:hAnsi="Times New Roman" w:cs="Times New Roman"/>
          <w:sz w:val="24"/>
        </w:rPr>
        <w:t>并不排斥金融产品，但他对平台推荐和交易刺激保持警惕。他希望产品能够解释风险来源、产品逻辑和长期策略，而不是只展示涨跌和收益。对这类用户而言，</w:t>
      </w:r>
      <w:r>
        <w:rPr>
          <w:rFonts w:ascii="Times New Roman" w:hAnsi="Times New Roman" w:cs="Times New Roman"/>
          <w:sz w:val="24"/>
        </w:rPr>
        <w:t xml:space="preserve">FirstSpot </w:t>
      </w:r>
      <w:r>
        <w:rPr>
          <w:rFonts w:ascii="Times New Roman" w:hAnsi="Times New Roman" w:cs="Times New Roman"/>
          <w:sz w:val="24"/>
        </w:rPr>
        <w:t>需要提供的是</w:t>
      </w:r>
      <w:r>
        <w:rPr>
          <w:rFonts w:ascii="Times New Roman" w:hAnsi="Times New Roman" w:cs="Times New Roman"/>
          <w:sz w:val="24"/>
        </w:rPr>
        <w:t>“</w:t>
      </w:r>
      <w:r>
        <w:rPr>
          <w:rFonts w:ascii="Times New Roman" w:hAnsi="Times New Roman" w:cs="Times New Roman"/>
          <w:sz w:val="24"/>
        </w:rPr>
        <w:t>继续成长的解释系统</w:t>
      </w:r>
      <w:r>
        <w:rPr>
          <w:rFonts w:ascii="Times New Roman" w:hAnsi="Times New Roman" w:cs="Times New Roman"/>
          <w:sz w:val="24"/>
        </w:rPr>
        <w:t>”</w:t>
      </w:r>
      <w:r>
        <w:rPr>
          <w:rFonts w:ascii="Times New Roman" w:hAnsi="Times New Roman" w:cs="Times New Roman"/>
          <w:sz w:val="24"/>
        </w:rPr>
        <w:t>，帮助其从零散购买经验转向更系统的投资能力。</w:t>
      </w:r>
    </w:p>
    <w:p w14:paraId="00643E60" w14:textId="77777777" w:rsidR="00E94555" w:rsidRDefault="00000000">
      <w:pPr>
        <w:ind w:firstLine="420"/>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B </w:t>
      </w:r>
      <w:r>
        <w:rPr>
          <w:rFonts w:ascii="Times New Roman" w:hAnsi="Times New Roman" w:cs="Times New Roman"/>
          <w:sz w:val="24"/>
        </w:rPr>
        <w:t>和受访者</w:t>
      </w:r>
      <w:r>
        <w:rPr>
          <w:rFonts w:ascii="Times New Roman" w:hAnsi="Times New Roman" w:cs="Times New Roman"/>
          <w:sz w:val="24"/>
        </w:rPr>
        <w:t xml:space="preserve"> E </w:t>
      </w:r>
      <w:r>
        <w:rPr>
          <w:rFonts w:ascii="Times New Roman" w:hAnsi="Times New Roman" w:cs="Times New Roman"/>
          <w:sz w:val="24"/>
        </w:rPr>
        <w:t>更接近轻度新手。他们并非完全不关心理财，而是更容易从储蓄、记账、消费控制和生活预算进入问题。对于他们来说，传统金融应用的问题不是功能不够，而是入口过于复杂：基金排行、收益曲线、风险等级、广告活动和专业术语同时出现，使其难以判断应该先看什么。站在这类用户角度，</w:t>
      </w:r>
      <w:r>
        <w:rPr>
          <w:rFonts w:ascii="Times New Roman" w:hAnsi="Times New Roman" w:cs="Times New Roman"/>
          <w:sz w:val="24"/>
        </w:rPr>
        <w:t xml:space="preserve">FirstSpot </w:t>
      </w:r>
      <w:r>
        <w:rPr>
          <w:rFonts w:ascii="Times New Roman" w:hAnsi="Times New Roman" w:cs="Times New Roman"/>
          <w:sz w:val="24"/>
        </w:rPr>
        <w:t>的价值应首先体现为</w:t>
      </w:r>
      <w:r>
        <w:rPr>
          <w:rFonts w:ascii="Times New Roman" w:hAnsi="Times New Roman" w:cs="Times New Roman"/>
          <w:sz w:val="24"/>
        </w:rPr>
        <w:t>“</w:t>
      </w:r>
      <w:r>
        <w:rPr>
          <w:rFonts w:ascii="Times New Roman" w:hAnsi="Times New Roman" w:cs="Times New Roman"/>
          <w:sz w:val="24"/>
        </w:rPr>
        <w:t>把第一步变小</w:t>
      </w:r>
      <w:r>
        <w:rPr>
          <w:rFonts w:ascii="Times New Roman" w:hAnsi="Times New Roman" w:cs="Times New Roman"/>
          <w:sz w:val="24"/>
        </w:rPr>
        <w:t>”</w:t>
      </w:r>
      <w:r>
        <w:rPr>
          <w:rFonts w:ascii="Times New Roman" w:hAnsi="Times New Roman" w:cs="Times New Roman"/>
          <w:sz w:val="24"/>
        </w:rPr>
        <w:t>：先解释一个概念、完成一个小任务、保存一张卡片，再逐步连接到账本和工具，而不是要求用户立即做出购买选择。</w:t>
      </w:r>
    </w:p>
    <w:p w14:paraId="20B9A831" w14:textId="77777777" w:rsidR="00E94555" w:rsidRDefault="00000000">
      <w:pPr>
        <w:ind w:firstLine="420"/>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C </w:t>
      </w:r>
      <w:r>
        <w:rPr>
          <w:rFonts w:ascii="Times New Roman" w:hAnsi="Times New Roman" w:cs="Times New Roman"/>
          <w:sz w:val="24"/>
        </w:rPr>
        <w:t>的核心问题是本金门槛和自我效能感不足。他认可理财的重要性，但会把</w:t>
      </w:r>
      <w:r>
        <w:rPr>
          <w:rFonts w:ascii="Times New Roman" w:hAnsi="Times New Roman" w:cs="Times New Roman"/>
          <w:sz w:val="24"/>
        </w:rPr>
        <w:t>“</w:t>
      </w:r>
      <w:r>
        <w:rPr>
          <w:rFonts w:ascii="Times New Roman" w:hAnsi="Times New Roman" w:cs="Times New Roman"/>
          <w:sz w:val="24"/>
        </w:rPr>
        <w:t>投资</w:t>
      </w:r>
      <w:r>
        <w:rPr>
          <w:rFonts w:ascii="Times New Roman" w:hAnsi="Times New Roman" w:cs="Times New Roman"/>
          <w:sz w:val="24"/>
        </w:rPr>
        <w:t>”</w:t>
      </w:r>
      <w:r>
        <w:rPr>
          <w:rFonts w:ascii="Times New Roman" w:hAnsi="Times New Roman" w:cs="Times New Roman"/>
          <w:sz w:val="24"/>
        </w:rPr>
        <w:t>理解为需要较大本金后才值得学习的事情。这说明新手困境不仅是知识问题，也包含心理账户和身份认同问题：用户可能还没有把自己看作</w:t>
      </w:r>
      <w:r>
        <w:rPr>
          <w:rFonts w:ascii="Times New Roman" w:hAnsi="Times New Roman" w:cs="Times New Roman"/>
          <w:sz w:val="24"/>
        </w:rPr>
        <w:t>“</w:t>
      </w:r>
      <w:r>
        <w:rPr>
          <w:rFonts w:ascii="Times New Roman" w:hAnsi="Times New Roman" w:cs="Times New Roman"/>
          <w:sz w:val="24"/>
        </w:rPr>
        <w:t>可以学习投资的人</w:t>
      </w:r>
      <w:r>
        <w:rPr>
          <w:rFonts w:ascii="Times New Roman" w:hAnsi="Times New Roman" w:cs="Times New Roman"/>
          <w:sz w:val="24"/>
        </w:rPr>
        <w:t>”</w:t>
      </w:r>
      <w:r>
        <w:rPr>
          <w:rFonts w:ascii="Times New Roman" w:hAnsi="Times New Roman" w:cs="Times New Roman"/>
          <w:sz w:val="24"/>
        </w:rPr>
        <w:t>。因此，</w:t>
      </w:r>
      <w:r>
        <w:rPr>
          <w:rFonts w:ascii="Times New Roman" w:hAnsi="Times New Roman" w:cs="Times New Roman"/>
          <w:sz w:val="24"/>
        </w:rPr>
        <w:t xml:space="preserve">FirstSpot </w:t>
      </w:r>
      <w:r>
        <w:rPr>
          <w:rFonts w:ascii="Times New Roman" w:hAnsi="Times New Roman" w:cs="Times New Roman"/>
          <w:sz w:val="24"/>
        </w:rPr>
        <w:t>应将学习与真实买入分离，让用户意识到即使本金暂时有限，也可以先建立现金储备、理解风险、学习定投和长期主义。这样的设计能够把</w:t>
      </w:r>
      <w:r>
        <w:rPr>
          <w:rFonts w:ascii="Times New Roman" w:hAnsi="Times New Roman" w:cs="Times New Roman"/>
          <w:sz w:val="24"/>
        </w:rPr>
        <w:t>“</w:t>
      </w:r>
      <w:r>
        <w:rPr>
          <w:rFonts w:ascii="Times New Roman" w:hAnsi="Times New Roman" w:cs="Times New Roman"/>
          <w:sz w:val="24"/>
        </w:rPr>
        <w:t>我没钱所以不用学</w:t>
      </w:r>
      <w:r>
        <w:rPr>
          <w:rFonts w:ascii="Times New Roman" w:hAnsi="Times New Roman" w:cs="Times New Roman"/>
          <w:sz w:val="24"/>
        </w:rPr>
        <w:t>”</w:t>
      </w:r>
      <w:r>
        <w:rPr>
          <w:rFonts w:ascii="Times New Roman" w:hAnsi="Times New Roman" w:cs="Times New Roman"/>
          <w:sz w:val="24"/>
        </w:rPr>
        <w:t>转化为</w:t>
      </w:r>
      <w:r>
        <w:rPr>
          <w:rFonts w:ascii="Times New Roman" w:hAnsi="Times New Roman" w:cs="Times New Roman"/>
          <w:sz w:val="24"/>
        </w:rPr>
        <w:t>“</w:t>
      </w:r>
      <w:r>
        <w:rPr>
          <w:rFonts w:ascii="Times New Roman" w:hAnsi="Times New Roman" w:cs="Times New Roman"/>
          <w:sz w:val="24"/>
        </w:rPr>
        <w:t>我可以先学习如何准备</w:t>
      </w:r>
      <w:r>
        <w:rPr>
          <w:rFonts w:ascii="Times New Roman" w:hAnsi="Times New Roman" w:cs="Times New Roman"/>
          <w:sz w:val="24"/>
        </w:rPr>
        <w:t>”</w:t>
      </w:r>
      <w:r>
        <w:rPr>
          <w:rFonts w:ascii="Times New Roman" w:hAnsi="Times New Roman" w:cs="Times New Roman"/>
          <w:sz w:val="24"/>
        </w:rPr>
        <w:t>。</w:t>
      </w:r>
    </w:p>
    <w:p w14:paraId="0D7625F0"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D </w:t>
      </w:r>
      <w:r>
        <w:rPr>
          <w:rFonts w:ascii="Times New Roman" w:hAnsi="Times New Roman" w:cs="Times New Roman"/>
          <w:sz w:val="24"/>
        </w:rPr>
        <w:t>则代表收入较高但风险敏感的用户。他并不缺少行动能力，而是担心时间成本、信息噪声和错误决策。对这类用户而言，产品需要避免制造</w:t>
      </w:r>
      <w:r>
        <w:rPr>
          <w:rFonts w:ascii="Times New Roman" w:hAnsi="Times New Roman" w:cs="Times New Roman"/>
          <w:sz w:val="24"/>
        </w:rPr>
        <w:t>“</w:t>
      </w:r>
      <w:r>
        <w:rPr>
          <w:rFonts w:ascii="Times New Roman" w:hAnsi="Times New Roman" w:cs="Times New Roman"/>
          <w:sz w:val="24"/>
        </w:rPr>
        <w:t>每天都要看盘</w:t>
      </w:r>
      <w:r>
        <w:rPr>
          <w:rFonts w:ascii="Times New Roman" w:hAnsi="Times New Roman" w:cs="Times New Roman"/>
          <w:sz w:val="24"/>
        </w:rPr>
        <w:t>”</w:t>
      </w:r>
      <w:r>
        <w:rPr>
          <w:rFonts w:ascii="Times New Roman" w:hAnsi="Times New Roman" w:cs="Times New Roman"/>
          <w:sz w:val="24"/>
        </w:rPr>
        <w:t>的压力，更应强调风险解释、费用影响、长期策略和低频复盘。</w:t>
      </w:r>
      <w:r>
        <w:rPr>
          <w:rFonts w:ascii="Times New Roman" w:hAnsi="Times New Roman" w:cs="Times New Roman"/>
          <w:sz w:val="24"/>
        </w:rPr>
        <w:t xml:space="preserve">FirstSpot </w:t>
      </w:r>
      <w:r>
        <w:rPr>
          <w:rFonts w:ascii="Times New Roman" w:hAnsi="Times New Roman" w:cs="Times New Roman"/>
          <w:sz w:val="24"/>
        </w:rPr>
        <w:t>的个股详情页去除复杂盘口和交易按钮，保留平滑趋势、核心统计和白话解释，正是对这类需求的回应。</w:t>
      </w:r>
    </w:p>
    <w:p w14:paraId="089A2AA7" w14:textId="77777777" w:rsidR="00E94555" w:rsidRDefault="00000000">
      <w:pPr>
        <w:ind w:firstLine="420"/>
        <w:rPr>
          <w:rFonts w:ascii="Times New Roman" w:hAnsi="Times New Roman" w:cs="Times New Roman"/>
          <w:sz w:val="24"/>
        </w:rPr>
      </w:pPr>
      <w:r>
        <w:rPr>
          <w:rFonts w:ascii="Times New Roman" w:hAnsi="Times New Roman" w:cs="Times New Roman"/>
          <w:sz w:val="24"/>
        </w:rPr>
        <w:t>综合来看，</w:t>
      </w:r>
      <w:r>
        <w:rPr>
          <w:rFonts w:ascii="Times New Roman" w:hAnsi="Times New Roman" w:cs="Times New Roman"/>
          <w:sz w:val="24"/>
        </w:rPr>
        <w:t xml:space="preserve">5 </w:t>
      </w:r>
      <w:r>
        <w:rPr>
          <w:rFonts w:ascii="Times New Roman" w:hAnsi="Times New Roman" w:cs="Times New Roman"/>
          <w:sz w:val="24"/>
        </w:rPr>
        <w:t>位受访者虽然背景不同，但共同呈现出四个稳定问题。第一，金融术语和产品结构让新手感到距离感。第二，现有平台信息密度高，常常把学习、推荐和交易混在一起。第三，用户需要看到自己在学习中的进步，否则很难持续投入。第四，用户希望工具足够实用，但不希望被过度刺激或诱导交易。由此可见，</w:t>
      </w:r>
      <w:r>
        <w:rPr>
          <w:rFonts w:ascii="Times New Roman" w:hAnsi="Times New Roman" w:cs="Times New Roman"/>
          <w:sz w:val="24"/>
        </w:rPr>
        <w:t xml:space="preserve">FirstSpot </w:t>
      </w:r>
      <w:r>
        <w:rPr>
          <w:rFonts w:ascii="Times New Roman" w:hAnsi="Times New Roman" w:cs="Times New Roman"/>
          <w:sz w:val="24"/>
        </w:rPr>
        <w:t>的产品定位不应是</w:t>
      </w:r>
      <w:r>
        <w:rPr>
          <w:rFonts w:ascii="Times New Roman" w:hAnsi="Times New Roman" w:cs="Times New Roman"/>
          <w:sz w:val="24"/>
        </w:rPr>
        <w:t>“</w:t>
      </w:r>
      <w:r>
        <w:rPr>
          <w:rFonts w:ascii="Times New Roman" w:hAnsi="Times New Roman" w:cs="Times New Roman"/>
          <w:sz w:val="24"/>
        </w:rPr>
        <w:t>替代专业交易软件</w:t>
      </w:r>
      <w:r>
        <w:rPr>
          <w:rFonts w:ascii="Times New Roman" w:hAnsi="Times New Roman" w:cs="Times New Roman"/>
          <w:sz w:val="24"/>
        </w:rPr>
        <w:t>”</w:t>
      </w:r>
      <w:r>
        <w:rPr>
          <w:rFonts w:ascii="Times New Roman" w:hAnsi="Times New Roman" w:cs="Times New Roman"/>
          <w:sz w:val="24"/>
        </w:rPr>
        <w:t>，而应是</w:t>
      </w:r>
      <w:r>
        <w:rPr>
          <w:rFonts w:ascii="Times New Roman" w:hAnsi="Times New Roman" w:cs="Times New Roman"/>
          <w:sz w:val="24"/>
        </w:rPr>
        <w:t>“</w:t>
      </w:r>
      <w:r>
        <w:rPr>
          <w:rFonts w:ascii="Times New Roman" w:hAnsi="Times New Roman" w:cs="Times New Roman"/>
          <w:sz w:val="24"/>
        </w:rPr>
        <w:t>为年轻用户提供投资学习、账本记录和风险理解的入门层</w:t>
      </w:r>
      <w:r>
        <w:rPr>
          <w:rFonts w:ascii="Times New Roman" w:hAnsi="Times New Roman" w:cs="Times New Roman"/>
          <w:sz w:val="24"/>
        </w:rPr>
        <w:t>”</w:t>
      </w:r>
      <w:r>
        <w:rPr>
          <w:rFonts w:ascii="Times New Roman" w:hAnsi="Times New Roman" w:cs="Times New Roman"/>
          <w:sz w:val="24"/>
        </w:rPr>
        <w:t>。</w:t>
      </w:r>
    </w:p>
    <w:p w14:paraId="1D630091" w14:textId="77777777" w:rsidR="00E94555" w:rsidRDefault="00000000">
      <w:pPr>
        <w:ind w:firstLine="420"/>
        <w:rPr>
          <w:rFonts w:ascii="Times New Roman" w:hAnsi="Times New Roman" w:cs="Times New Roman"/>
          <w:sz w:val="24"/>
        </w:rPr>
      </w:pPr>
      <w:r>
        <w:rPr>
          <w:rFonts w:ascii="Times New Roman" w:hAnsi="Times New Roman" w:cs="Times New Roman"/>
          <w:sz w:val="24"/>
        </w:rPr>
        <w:t>这些反馈可以归纳为四类需求。第一，用户需要可信的入门解释，而不是直接面对复杂产品货架。第二，用户需要低压力的学习路径，避免一开始就被要求理解所有术语和指标。第三，用户需要可见的进步反馈，因为金融学习成果不像游戏通关那样天然可见。第四，用户需要工具与教育结合，既能记录自己的资产状态，也能逐步理解投资行为背后的原因。</w:t>
      </w:r>
    </w:p>
    <w:p w14:paraId="7A19817B" w14:textId="77777777" w:rsidR="00E94555" w:rsidRDefault="00E94555"/>
    <w:p w14:paraId="3F893E79" w14:textId="77777777" w:rsidR="00E94555" w:rsidRDefault="00000000">
      <w:pPr>
        <w:outlineLvl w:val="1"/>
        <w:rPr>
          <w:rFonts w:ascii="黑体" w:eastAsia="黑体" w:hAnsi="黑体" w:cs="黑体" w:hint="eastAsia"/>
          <w:sz w:val="28"/>
          <w:szCs w:val="28"/>
        </w:rPr>
      </w:pPr>
      <w:bookmarkStart w:id="42" w:name="_Toc14704"/>
      <w:r>
        <w:rPr>
          <w:rFonts w:ascii="黑体" w:eastAsia="黑体" w:hAnsi="黑体" w:cs="黑体" w:hint="eastAsia"/>
          <w:sz w:val="28"/>
          <w:szCs w:val="28"/>
        </w:rPr>
        <w:t>3.3 需求定义</w:t>
      </w:r>
      <w:bookmarkEnd w:id="42"/>
    </w:p>
    <w:p w14:paraId="0F2E8C4A" w14:textId="77777777" w:rsidR="00E94555" w:rsidRDefault="00E94555"/>
    <w:p w14:paraId="07C8AEA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基于前期调研，</w:t>
      </w:r>
      <w:r>
        <w:rPr>
          <w:rFonts w:ascii="Times New Roman" w:eastAsia="宋体" w:hAnsi="Times New Roman" w:cs="Times New Roman"/>
          <w:sz w:val="24"/>
        </w:rPr>
        <w:t xml:space="preserve">FirstSpot </w:t>
      </w:r>
      <w:r>
        <w:rPr>
          <w:rFonts w:ascii="Times New Roman" w:eastAsia="宋体" w:hAnsi="Times New Roman" w:cs="Times New Roman"/>
          <w:sz w:val="24"/>
        </w:rPr>
        <w:t>将目标用户定义为</w:t>
      </w:r>
      <w:r>
        <w:rPr>
          <w:rFonts w:ascii="Times New Roman" w:eastAsia="宋体" w:hAnsi="Times New Roman" w:cs="Times New Roman"/>
          <w:sz w:val="24"/>
        </w:rPr>
        <w:t>“</w:t>
      </w:r>
      <w:r>
        <w:rPr>
          <w:rFonts w:ascii="Times New Roman" w:eastAsia="宋体" w:hAnsi="Times New Roman" w:cs="Times New Roman"/>
          <w:sz w:val="24"/>
        </w:rPr>
        <w:t>对理财有兴趣但尚未形成稳定投资系统的年轻用户</w:t>
      </w:r>
      <w:r>
        <w:rPr>
          <w:rFonts w:ascii="Times New Roman" w:eastAsia="宋体" w:hAnsi="Times New Roman" w:cs="Times New Roman"/>
          <w:sz w:val="24"/>
        </w:rPr>
        <w:t>”</w:t>
      </w:r>
      <w:r>
        <w:rPr>
          <w:rFonts w:ascii="Times New Roman" w:eastAsia="宋体" w:hAnsi="Times New Roman" w:cs="Times New Roman"/>
          <w:sz w:val="24"/>
        </w:rPr>
        <w:t>。这类用户并不一定需要复杂交易功能，而更需要三个层面的支持。</w:t>
      </w:r>
    </w:p>
    <w:p w14:paraId="38E1FAB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第一是认知支持。产品应解释二级市场、交易规则、风险、指数基金、定投、长期主义等基础概念，并用生活化语言降低理解门槛。第二是行为支持。产品应提供投资账本、持仓视图、成本计算和收益理解工具，帮助用户把抽象投资概念与自己的记录联系起来。第三是情绪支持。产品不应制造焦虑，而应通过正向反馈、陪伴角色和阶段性奖励，让用户在低压力状态下持续学习。</w:t>
      </w:r>
    </w:p>
    <w:p w14:paraId="505D00F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这三个需求并非主观设定，而是从访谈材料中逐步推导得到。认知支持来自用户对术语、风险和产品结构的反复困惑：当用户不知道</w:t>
      </w:r>
      <w:r>
        <w:rPr>
          <w:rFonts w:ascii="Times New Roman" w:eastAsia="宋体" w:hAnsi="Times New Roman" w:cs="Times New Roman"/>
          <w:sz w:val="24"/>
        </w:rPr>
        <w:t>“</w:t>
      </w:r>
      <w:r>
        <w:rPr>
          <w:rFonts w:ascii="Times New Roman" w:eastAsia="宋体" w:hAnsi="Times New Roman" w:cs="Times New Roman"/>
          <w:sz w:val="24"/>
        </w:rPr>
        <w:t>二级市场</w:t>
      </w:r>
      <w:r>
        <w:rPr>
          <w:rFonts w:ascii="Times New Roman" w:eastAsia="宋体" w:hAnsi="Times New Roman" w:cs="Times New Roman"/>
          <w:sz w:val="24"/>
        </w:rPr>
        <w:t>”“</w:t>
      </w:r>
      <w:r>
        <w:rPr>
          <w:rFonts w:ascii="Times New Roman" w:eastAsia="宋体" w:hAnsi="Times New Roman" w:cs="Times New Roman"/>
          <w:sz w:val="24"/>
        </w:rPr>
        <w:t>指数基金</w:t>
      </w:r>
      <w:r>
        <w:rPr>
          <w:rFonts w:ascii="Times New Roman" w:eastAsia="宋体" w:hAnsi="Times New Roman" w:cs="Times New Roman"/>
          <w:sz w:val="24"/>
        </w:rPr>
        <w:t>”“</w:t>
      </w:r>
      <w:r>
        <w:rPr>
          <w:rFonts w:ascii="Times New Roman" w:eastAsia="宋体" w:hAnsi="Times New Roman" w:cs="Times New Roman"/>
          <w:sz w:val="24"/>
        </w:rPr>
        <w:t>回撤</w:t>
      </w:r>
      <w:r>
        <w:rPr>
          <w:rFonts w:ascii="Times New Roman" w:eastAsia="宋体" w:hAnsi="Times New Roman" w:cs="Times New Roman"/>
          <w:sz w:val="24"/>
        </w:rPr>
        <w:t>”“</w:t>
      </w:r>
      <w:r>
        <w:rPr>
          <w:rFonts w:ascii="Times New Roman" w:eastAsia="宋体" w:hAnsi="Times New Roman" w:cs="Times New Roman"/>
          <w:sz w:val="24"/>
        </w:rPr>
        <w:t>费用</w:t>
      </w:r>
      <w:r>
        <w:rPr>
          <w:rFonts w:ascii="Times New Roman" w:eastAsia="宋体" w:hAnsi="Times New Roman" w:cs="Times New Roman"/>
          <w:sz w:val="24"/>
        </w:rPr>
        <w:t>”“</w:t>
      </w:r>
      <w:r>
        <w:rPr>
          <w:rFonts w:ascii="Times New Roman" w:eastAsia="宋体" w:hAnsi="Times New Roman" w:cs="Times New Roman"/>
          <w:sz w:val="24"/>
        </w:rPr>
        <w:t>分散投资</w:t>
      </w:r>
      <w:r>
        <w:rPr>
          <w:rFonts w:ascii="Times New Roman" w:eastAsia="宋体" w:hAnsi="Times New Roman" w:cs="Times New Roman"/>
          <w:sz w:val="24"/>
        </w:rPr>
        <w:t>”</w:t>
      </w:r>
      <w:r>
        <w:rPr>
          <w:rFonts w:ascii="Times New Roman" w:eastAsia="宋体" w:hAnsi="Times New Roman" w:cs="Times New Roman"/>
          <w:sz w:val="24"/>
        </w:rPr>
        <w:t>等概念意味着什么时，</w:t>
      </w:r>
      <w:r>
        <w:rPr>
          <w:rFonts w:ascii="Times New Roman" w:eastAsia="宋体" w:hAnsi="Times New Roman" w:cs="Times New Roman" w:hint="eastAsia"/>
          <w:sz w:val="24"/>
        </w:rPr>
        <w:t>直接暴露</w:t>
      </w:r>
      <w:r>
        <w:rPr>
          <w:rFonts w:ascii="Times New Roman" w:eastAsia="宋体" w:hAnsi="Times New Roman" w:cs="Times New Roman"/>
          <w:sz w:val="24"/>
        </w:rPr>
        <w:t>任何交易入口</w:t>
      </w:r>
      <w:r>
        <w:rPr>
          <w:rFonts w:ascii="Times New Roman" w:eastAsia="宋体" w:hAnsi="Times New Roman" w:cs="Times New Roman" w:hint="eastAsia"/>
          <w:sz w:val="24"/>
        </w:rPr>
        <w:t>对于新手用户来讲</w:t>
      </w:r>
      <w:r>
        <w:rPr>
          <w:rFonts w:ascii="Times New Roman" w:eastAsia="宋体" w:hAnsi="Times New Roman" w:cs="Times New Roman"/>
          <w:sz w:val="24"/>
        </w:rPr>
        <w:t>都会显得过早。行为支持来自用户对实用工具的期待：他们希望知道自己的资金、成本、收益和学习结果如何被记录，而不仅仅是阅读金融知识。情绪支持则来自用户对金融</w:t>
      </w:r>
      <w:r>
        <w:rPr>
          <w:rFonts w:ascii="Times New Roman" w:eastAsia="宋体" w:hAnsi="Times New Roman" w:cs="Times New Roman" w:hint="eastAsia"/>
          <w:sz w:val="24"/>
        </w:rPr>
        <w:t>、理财</w:t>
      </w:r>
      <w:r>
        <w:rPr>
          <w:rFonts w:ascii="Times New Roman" w:eastAsia="宋体" w:hAnsi="Times New Roman" w:cs="Times New Roman"/>
          <w:sz w:val="24"/>
        </w:rPr>
        <w:t>场景的压力感：许多用户不是拒绝理财，而是担心自己看不懂、做错、被诱导或被比较。</w:t>
      </w:r>
    </w:p>
    <w:p w14:paraId="1AFB21E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的需求定义遵循从</w:t>
      </w:r>
      <w:r>
        <w:rPr>
          <w:rFonts w:ascii="Times New Roman" w:eastAsia="宋体" w:hAnsi="Times New Roman" w:cs="Times New Roman"/>
          <w:sz w:val="24"/>
        </w:rPr>
        <w:t>“</w:t>
      </w:r>
      <w:r>
        <w:rPr>
          <w:rFonts w:ascii="Times New Roman" w:eastAsia="宋体" w:hAnsi="Times New Roman" w:cs="Times New Roman"/>
          <w:sz w:val="24"/>
        </w:rPr>
        <w:t>访谈语句</w:t>
      </w:r>
      <w:r>
        <w:rPr>
          <w:rFonts w:ascii="Times New Roman" w:eastAsia="宋体" w:hAnsi="Times New Roman" w:cs="Times New Roman"/>
          <w:sz w:val="24"/>
        </w:rPr>
        <w:t>—</w:t>
      </w:r>
      <w:r>
        <w:rPr>
          <w:rFonts w:ascii="Times New Roman" w:eastAsia="宋体" w:hAnsi="Times New Roman" w:cs="Times New Roman"/>
          <w:sz w:val="24"/>
        </w:rPr>
        <w:t>问题归纳</w:t>
      </w:r>
      <w:r>
        <w:rPr>
          <w:rFonts w:ascii="Times New Roman" w:eastAsia="宋体" w:hAnsi="Times New Roman" w:cs="Times New Roman"/>
          <w:sz w:val="24"/>
        </w:rPr>
        <w:t>—</w:t>
      </w:r>
      <w:r>
        <w:rPr>
          <w:rFonts w:ascii="Times New Roman" w:eastAsia="宋体" w:hAnsi="Times New Roman" w:cs="Times New Roman"/>
          <w:sz w:val="24"/>
        </w:rPr>
        <w:t>设计目标</w:t>
      </w:r>
      <w:r>
        <w:rPr>
          <w:rFonts w:ascii="Times New Roman" w:eastAsia="宋体" w:hAnsi="Times New Roman" w:cs="Times New Roman"/>
          <w:sz w:val="24"/>
        </w:rPr>
        <w:t>—</w:t>
      </w:r>
      <w:r>
        <w:rPr>
          <w:rFonts w:ascii="Times New Roman" w:eastAsia="宋体" w:hAnsi="Times New Roman" w:cs="Times New Roman"/>
          <w:sz w:val="24"/>
        </w:rPr>
        <w:t>功能响应</w:t>
      </w:r>
      <w:r>
        <w:rPr>
          <w:rFonts w:ascii="Times New Roman" w:eastAsia="宋体" w:hAnsi="Times New Roman" w:cs="Times New Roman"/>
          <w:sz w:val="24"/>
        </w:rPr>
        <w:t>”</w:t>
      </w:r>
      <w:r>
        <w:rPr>
          <w:rFonts w:ascii="Times New Roman" w:eastAsia="宋体" w:hAnsi="Times New Roman" w:cs="Times New Roman"/>
          <w:sz w:val="24"/>
        </w:rPr>
        <w:t>的推理链条</w:t>
      </w:r>
      <w:r>
        <w:rPr>
          <w:rFonts w:ascii="Times New Roman" w:eastAsia="宋体" w:hAnsi="Times New Roman" w:cs="Times New Roman" w:hint="eastAsia"/>
          <w:sz w:val="24"/>
        </w:rPr>
        <w:t>（见图</w:t>
      </w:r>
      <w:r>
        <w:rPr>
          <w:rFonts w:ascii="Times New Roman" w:eastAsia="宋体" w:hAnsi="Times New Roman" w:cs="Times New Roman" w:hint="eastAsia"/>
          <w:sz w:val="24"/>
        </w:rPr>
        <w:t>4</w:t>
      </w:r>
      <w:r>
        <w:rPr>
          <w:rFonts w:ascii="Times New Roman" w:eastAsia="宋体" w:hAnsi="Times New Roman" w:cs="Times New Roman" w:hint="eastAsia"/>
          <w:sz w:val="24"/>
        </w:rPr>
        <w:t>）</w:t>
      </w:r>
      <w:r>
        <w:rPr>
          <w:rFonts w:ascii="Times New Roman" w:eastAsia="宋体" w:hAnsi="Times New Roman" w:cs="Times New Roman"/>
          <w:sz w:val="24"/>
        </w:rPr>
        <w:t>。用户提到</w:t>
      </w:r>
      <w:r>
        <w:rPr>
          <w:rFonts w:ascii="Times New Roman" w:eastAsia="宋体" w:hAnsi="Times New Roman" w:cs="Times New Roman"/>
          <w:sz w:val="24"/>
        </w:rPr>
        <w:t>“</w:t>
      </w:r>
      <w:r>
        <w:rPr>
          <w:rFonts w:ascii="Times New Roman" w:eastAsia="宋体" w:hAnsi="Times New Roman" w:cs="Times New Roman"/>
          <w:sz w:val="24"/>
        </w:rPr>
        <w:t>看不懂</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术语太多</w:t>
      </w:r>
      <w:r>
        <w:rPr>
          <w:rFonts w:ascii="Times New Roman" w:eastAsia="宋体" w:hAnsi="Times New Roman" w:cs="Times New Roman"/>
          <w:sz w:val="24"/>
        </w:rPr>
        <w:t>”</w:t>
      </w:r>
      <w:r>
        <w:rPr>
          <w:rFonts w:ascii="Times New Roman" w:eastAsia="宋体" w:hAnsi="Times New Roman" w:cs="Times New Roman"/>
          <w:sz w:val="24"/>
        </w:rPr>
        <w:t>，对应认知支持，转化为术语解释、白话课程和案例互动；用户提到</w:t>
      </w:r>
      <w:r>
        <w:rPr>
          <w:rFonts w:ascii="Times New Roman" w:eastAsia="宋体" w:hAnsi="Times New Roman" w:cs="Times New Roman"/>
          <w:sz w:val="24"/>
        </w:rPr>
        <w:t>“</w:t>
      </w:r>
      <w:r>
        <w:rPr>
          <w:rFonts w:ascii="Times New Roman" w:eastAsia="宋体" w:hAnsi="Times New Roman" w:cs="Times New Roman"/>
          <w:sz w:val="24"/>
        </w:rPr>
        <w:t>本金不多</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不知道怎么开始</w:t>
      </w:r>
      <w:r>
        <w:rPr>
          <w:rFonts w:ascii="Times New Roman" w:eastAsia="宋体" w:hAnsi="Times New Roman" w:cs="Times New Roman"/>
          <w:sz w:val="24"/>
        </w:rPr>
        <w:t>”</w:t>
      </w:r>
      <w:r>
        <w:rPr>
          <w:rFonts w:ascii="Times New Roman" w:eastAsia="宋体" w:hAnsi="Times New Roman" w:cs="Times New Roman"/>
          <w:sz w:val="24"/>
        </w:rPr>
        <w:t>，对应行为支持，转化为投资账本、复利</w:t>
      </w:r>
      <w:r>
        <w:rPr>
          <w:rFonts w:ascii="Times New Roman" w:eastAsia="宋体" w:hAnsi="Times New Roman" w:cs="Times New Roman"/>
          <w:sz w:val="24"/>
        </w:rPr>
        <w:t>/</w:t>
      </w:r>
      <w:r>
        <w:rPr>
          <w:rFonts w:ascii="Times New Roman" w:eastAsia="宋体" w:hAnsi="Times New Roman" w:cs="Times New Roman"/>
          <w:sz w:val="24"/>
        </w:rPr>
        <w:t>成本小工具和起步计划；用户提到</w:t>
      </w:r>
      <w:r>
        <w:rPr>
          <w:rFonts w:ascii="Times New Roman" w:eastAsia="宋体" w:hAnsi="Times New Roman" w:cs="Times New Roman"/>
          <w:sz w:val="24"/>
        </w:rPr>
        <w:t>“</w:t>
      </w:r>
      <w:r>
        <w:rPr>
          <w:rFonts w:ascii="Times New Roman" w:eastAsia="宋体" w:hAnsi="Times New Roman" w:cs="Times New Roman"/>
          <w:sz w:val="24"/>
        </w:rPr>
        <w:t>金融软件压力大</w:t>
      </w:r>
      <w:r>
        <w:rPr>
          <w:rFonts w:ascii="Times New Roman" w:eastAsia="宋体" w:hAnsi="Times New Roman" w:cs="Times New Roman"/>
          <w:sz w:val="24"/>
        </w:rPr>
        <w:t>”“</w:t>
      </w:r>
      <w:r>
        <w:rPr>
          <w:rFonts w:ascii="Times New Roman" w:eastAsia="宋体" w:hAnsi="Times New Roman" w:cs="Times New Roman"/>
          <w:sz w:val="24"/>
        </w:rPr>
        <w:t>不想被推荐牵着走</w:t>
      </w:r>
      <w:r>
        <w:rPr>
          <w:rFonts w:ascii="Times New Roman" w:eastAsia="宋体" w:hAnsi="Times New Roman" w:cs="Times New Roman"/>
          <w:sz w:val="24"/>
        </w:rPr>
        <w:t>”</w:t>
      </w:r>
      <w:r>
        <w:rPr>
          <w:rFonts w:ascii="Times New Roman" w:eastAsia="宋体" w:hAnsi="Times New Roman" w:cs="Times New Roman"/>
          <w:sz w:val="24"/>
        </w:rPr>
        <w:t>，对应情绪支持，转化为</w:t>
      </w:r>
      <w:r>
        <w:rPr>
          <w:rFonts w:ascii="Times New Roman" w:eastAsia="宋体" w:hAnsi="Times New Roman" w:cs="Times New Roman"/>
          <w:sz w:val="24"/>
        </w:rPr>
        <w:t xml:space="preserve"> Myo </w:t>
      </w:r>
      <w:r>
        <w:rPr>
          <w:rFonts w:ascii="Times New Roman" w:eastAsia="宋体" w:hAnsi="Times New Roman" w:cs="Times New Roman"/>
          <w:sz w:val="24"/>
        </w:rPr>
        <w:t>陪伴、非交易化首页、去排行榜的</w:t>
      </w:r>
      <w:r>
        <w:rPr>
          <w:rFonts w:ascii="Times New Roman" w:eastAsia="宋体" w:hAnsi="Times New Roman" w:cs="Times New Roman"/>
          <w:sz w:val="24"/>
        </w:rPr>
        <w:t xml:space="preserve"> PBL </w:t>
      </w:r>
      <w:r>
        <w:rPr>
          <w:rFonts w:ascii="Times New Roman" w:eastAsia="宋体" w:hAnsi="Times New Roman" w:cs="Times New Roman"/>
          <w:sz w:val="24"/>
        </w:rPr>
        <w:t>反馈和低刺激视觉设计。</w:t>
      </w:r>
    </w:p>
    <w:p w14:paraId="2F5085C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这些需求直接影响了</w:t>
      </w:r>
      <w:r>
        <w:rPr>
          <w:rFonts w:ascii="Times New Roman" w:eastAsia="宋体" w:hAnsi="Times New Roman" w:cs="Times New Roman"/>
          <w:sz w:val="24"/>
        </w:rPr>
        <w:t xml:space="preserve"> FirstSpot </w:t>
      </w:r>
      <w:r>
        <w:rPr>
          <w:rFonts w:ascii="Times New Roman" w:eastAsia="宋体" w:hAnsi="Times New Roman" w:cs="Times New Roman"/>
          <w:sz w:val="24"/>
        </w:rPr>
        <w:t>的功能选择。例如，个股详情页不加入盘口、买卖按钮和复杂技术指标，而强调平滑趋势图、关键统计和白话解释；学习系统不采用长篇课程，而采用</w:t>
      </w:r>
      <w:r>
        <w:rPr>
          <w:rFonts w:ascii="Times New Roman" w:eastAsia="宋体" w:hAnsi="Times New Roman" w:cs="Times New Roman"/>
          <w:sz w:val="24"/>
        </w:rPr>
        <w:t xml:space="preserve"> 12 </w:t>
      </w:r>
      <w:r>
        <w:rPr>
          <w:rFonts w:ascii="Times New Roman" w:eastAsia="宋体" w:hAnsi="Times New Roman" w:cs="Times New Roman"/>
          <w:sz w:val="24"/>
        </w:rPr>
        <w:t>章路径、概念聊天、案例互动和章末小测；游戏化系统不采用排行榜，而采用</w:t>
      </w:r>
      <w:r>
        <w:rPr>
          <w:rFonts w:ascii="Times New Roman" w:eastAsia="宋体" w:hAnsi="Times New Roman" w:cs="Times New Roman"/>
          <w:sz w:val="24"/>
        </w:rPr>
        <w:t xml:space="preserve"> XP</w:t>
      </w:r>
      <w:r>
        <w:rPr>
          <w:rFonts w:ascii="Times New Roman" w:eastAsia="宋体" w:hAnsi="Times New Roman" w:cs="Times New Roman"/>
          <w:sz w:val="24"/>
        </w:rPr>
        <w:t>、卡片、徽章和金库收藏。</w:t>
      </w:r>
    </w:p>
    <w:p w14:paraId="3F288AC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114300" distR="114300" wp14:anchorId="2AE94050" wp14:editId="5154FD33">
            <wp:extent cx="5266690" cy="3511550"/>
            <wp:effectExtent l="0" t="0" r="10160" b="12700"/>
            <wp:docPr id="6" name="图片 6" descr="用户访谈到需求定义的推理链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访谈到需求定义的推理链条"/>
                    <pic:cNvPicPr>
                      <a:picLocks noChangeAspect="1"/>
                    </pic:cNvPicPr>
                  </pic:nvPicPr>
                  <pic:blipFill>
                    <a:blip r:embed="rId15"/>
                    <a:stretch>
                      <a:fillRect/>
                    </a:stretch>
                  </pic:blipFill>
                  <pic:spPr>
                    <a:xfrm>
                      <a:off x="0" y="0"/>
                      <a:ext cx="5266690" cy="3511550"/>
                    </a:xfrm>
                    <a:prstGeom prst="rect">
                      <a:avLst/>
                    </a:prstGeom>
                  </pic:spPr>
                </pic:pic>
              </a:graphicData>
            </a:graphic>
          </wp:inline>
        </w:drawing>
      </w:r>
    </w:p>
    <w:p w14:paraId="11615861"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4 用户访谈到需求定义的推理链条</w:t>
      </w:r>
    </w:p>
    <w:p w14:paraId="5E88316A" w14:textId="77777777" w:rsidR="00E94555" w:rsidRDefault="00E94555"/>
    <w:p w14:paraId="29DCA7D8" w14:textId="77777777" w:rsidR="00E94555" w:rsidRDefault="00000000">
      <w:pPr>
        <w:numPr>
          <w:ilvl w:val="0"/>
          <w:numId w:val="1"/>
        </w:numPr>
        <w:outlineLvl w:val="0"/>
        <w:rPr>
          <w:rFonts w:ascii="黑体" w:eastAsia="黑体" w:hAnsi="黑体" w:cs="黑体" w:hint="eastAsia"/>
          <w:sz w:val="32"/>
          <w:szCs w:val="32"/>
        </w:rPr>
      </w:pPr>
      <w:bookmarkStart w:id="43" w:name="_Toc7525"/>
      <w:r>
        <w:rPr>
          <w:rFonts w:ascii="黑体" w:eastAsia="黑体" w:hAnsi="黑体" w:cs="黑体" w:hint="eastAsia"/>
          <w:sz w:val="32"/>
          <w:szCs w:val="32"/>
        </w:rPr>
        <w:t>FirstSpot 产品设计方案</w:t>
      </w:r>
      <w:bookmarkEnd w:id="43"/>
    </w:p>
    <w:p w14:paraId="111FD85F" w14:textId="77777777" w:rsidR="00E94555" w:rsidRDefault="00E94555"/>
    <w:p w14:paraId="0DBC7242" w14:textId="77777777" w:rsidR="00E94555" w:rsidRDefault="00000000">
      <w:pPr>
        <w:outlineLvl w:val="1"/>
        <w:rPr>
          <w:rFonts w:ascii="黑体" w:eastAsia="黑体" w:hAnsi="黑体" w:cs="黑体" w:hint="eastAsia"/>
          <w:sz w:val="28"/>
          <w:szCs w:val="28"/>
        </w:rPr>
      </w:pPr>
      <w:bookmarkStart w:id="44" w:name="_Toc4681"/>
      <w:r>
        <w:rPr>
          <w:rFonts w:ascii="黑体" w:eastAsia="黑体" w:hAnsi="黑体" w:cs="黑体" w:hint="eastAsia"/>
          <w:sz w:val="28"/>
          <w:szCs w:val="28"/>
        </w:rPr>
        <w:t>4.1 产品定位与信息架构</w:t>
      </w:r>
      <w:bookmarkEnd w:id="44"/>
    </w:p>
    <w:p w14:paraId="1177F4DE" w14:textId="77777777" w:rsidR="00E94555" w:rsidRDefault="00E94555"/>
    <w:p w14:paraId="41F9A68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的定位是面向年轻投资者的投资账本与投资者教育应用。这一定位直接对应前期理论调研中确定的用户参与阶段：在认知</w:t>
      </w:r>
      <w:r>
        <w:rPr>
          <w:rFonts w:ascii="Times New Roman" w:eastAsia="宋体" w:hAnsi="Times New Roman" w:cs="Times New Roman"/>
          <w:sz w:val="24"/>
        </w:rPr>
        <w:t>—</w:t>
      </w:r>
      <w:r>
        <w:rPr>
          <w:rFonts w:ascii="Times New Roman" w:eastAsia="宋体" w:hAnsi="Times New Roman" w:cs="Times New Roman"/>
          <w:sz w:val="24"/>
        </w:rPr>
        <w:t>行为轴上，</w:t>
      </w:r>
      <w:r>
        <w:rPr>
          <w:rFonts w:ascii="Times New Roman" w:eastAsia="宋体" w:hAnsi="Times New Roman" w:cs="Times New Roman"/>
          <w:sz w:val="24"/>
        </w:rPr>
        <w:t xml:space="preserve">FirstSpot </w:t>
      </w:r>
      <w:r>
        <w:rPr>
          <w:rFonts w:ascii="Times New Roman" w:eastAsia="宋体" w:hAnsi="Times New Roman" w:cs="Times New Roman"/>
          <w:sz w:val="24"/>
        </w:rPr>
        <w:t>主要服务</w:t>
      </w:r>
      <w:r>
        <w:rPr>
          <w:rFonts w:ascii="Times New Roman" w:eastAsia="宋体" w:hAnsi="Times New Roman" w:cs="Times New Roman"/>
          <w:sz w:val="24"/>
        </w:rPr>
        <w:t xml:space="preserve"> attention-attitude </w:t>
      </w:r>
      <w:r>
        <w:rPr>
          <w:rFonts w:ascii="Times New Roman" w:eastAsia="宋体" w:hAnsi="Times New Roman" w:cs="Times New Roman"/>
          <w:sz w:val="24"/>
        </w:rPr>
        <w:t>阶段，即先吸引用户注意、降低畏难感，并帮助其形成</w:t>
      </w:r>
      <w:r>
        <w:rPr>
          <w:rFonts w:ascii="Times New Roman" w:eastAsia="宋体" w:hAnsi="Times New Roman" w:cs="Times New Roman"/>
          <w:sz w:val="24"/>
        </w:rPr>
        <w:t>“</w:t>
      </w:r>
      <w:r>
        <w:rPr>
          <w:rFonts w:ascii="Times New Roman" w:eastAsia="宋体" w:hAnsi="Times New Roman" w:cs="Times New Roman"/>
          <w:sz w:val="24"/>
        </w:rPr>
        <w:t>投资需要先理解风险与规则</w:t>
      </w:r>
      <w:r>
        <w:rPr>
          <w:rFonts w:ascii="Times New Roman" w:eastAsia="宋体" w:hAnsi="Times New Roman" w:cs="Times New Roman"/>
          <w:sz w:val="24"/>
        </w:rPr>
        <w:t>”</w:t>
      </w:r>
      <w:r>
        <w:rPr>
          <w:rFonts w:ascii="Times New Roman" w:eastAsia="宋体" w:hAnsi="Times New Roman" w:cs="Times New Roman"/>
          <w:sz w:val="24"/>
        </w:rPr>
        <w:t>的初步态度；在参与阶段轴上，</w:t>
      </w:r>
      <w:r>
        <w:rPr>
          <w:rFonts w:ascii="Times New Roman" w:eastAsia="宋体" w:hAnsi="Times New Roman" w:cs="Times New Roman"/>
          <w:sz w:val="24"/>
        </w:rPr>
        <w:t xml:space="preserve">FirstSpot </w:t>
      </w:r>
      <w:r>
        <w:rPr>
          <w:rFonts w:ascii="Times New Roman" w:eastAsia="宋体" w:hAnsi="Times New Roman" w:cs="Times New Roman"/>
          <w:sz w:val="24"/>
        </w:rPr>
        <w:t>聚焦</w:t>
      </w:r>
      <w:r>
        <w:rPr>
          <w:rFonts w:ascii="Times New Roman" w:eastAsia="宋体" w:hAnsi="Times New Roman" w:cs="Times New Roman"/>
          <w:sz w:val="24"/>
        </w:rPr>
        <w:t xml:space="preserve"> Entry Point of Engagement</w:t>
      </w:r>
      <w:r>
        <w:rPr>
          <w:rFonts w:ascii="Times New Roman" w:eastAsia="宋体" w:hAnsi="Times New Roman" w:cs="Times New Roman"/>
          <w:sz w:val="24"/>
        </w:rPr>
        <w:t>，即为尚未进入系统投资学习的新手提供一个低压力入口；在参与规模上，</w:t>
      </w:r>
      <w:r>
        <w:rPr>
          <w:rFonts w:ascii="Times New Roman" w:eastAsia="宋体" w:hAnsi="Times New Roman" w:cs="Times New Roman"/>
          <w:sz w:val="24"/>
        </w:rPr>
        <w:t xml:space="preserve">FirstSpot </w:t>
      </w:r>
      <w:r>
        <w:rPr>
          <w:rFonts w:ascii="Times New Roman" w:eastAsia="宋体" w:hAnsi="Times New Roman" w:cs="Times New Roman"/>
          <w:sz w:val="24"/>
        </w:rPr>
        <w:t>先服务</w:t>
      </w:r>
      <w:r>
        <w:rPr>
          <w:rFonts w:ascii="Times New Roman" w:eastAsia="宋体" w:hAnsi="Times New Roman" w:cs="Times New Roman"/>
          <w:sz w:val="24"/>
        </w:rPr>
        <w:t xml:space="preserve"> Individual Engagement</w:t>
      </w:r>
      <w:r>
        <w:rPr>
          <w:rFonts w:ascii="Times New Roman" w:eastAsia="宋体" w:hAnsi="Times New Roman" w:cs="Times New Roman"/>
          <w:sz w:val="24"/>
        </w:rPr>
        <w:t>，即帮助单个用户建立个人学习与记录路径。</w:t>
      </w:r>
    </w:p>
    <w:p w14:paraId="2176D75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114300" distR="114300" wp14:anchorId="448279F3" wp14:editId="5C8D32BF">
            <wp:extent cx="5264785" cy="3073400"/>
            <wp:effectExtent l="0" t="0" r="12065" b="12700"/>
            <wp:docPr id="7" name="图片 7" descr="FirstSpot的用户参与类型三轴模型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rstSpot的用户参与类型三轴模型分析"/>
                    <pic:cNvPicPr>
                      <a:picLocks noChangeAspect="1"/>
                    </pic:cNvPicPr>
                  </pic:nvPicPr>
                  <pic:blipFill>
                    <a:blip r:embed="rId16"/>
                    <a:stretch>
                      <a:fillRect/>
                    </a:stretch>
                  </pic:blipFill>
                  <pic:spPr>
                    <a:xfrm>
                      <a:off x="0" y="0"/>
                      <a:ext cx="5264785" cy="3073400"/>
                    </a:xfrm>
                    <a:prstGeom prst="rect">
                      <a:avLst/>
                    </a:prstGeom>
                  </pic:spPr>
                </pic:pic>
              </a:graphicData>
            </a:graphic>
          </wp:inline>
        </w:drawing>
      </w:r>
    </w:p>
    <w:p w14:paraId="672F40CD"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5 FirstSpot 的用户参与类型三轴模型分析</w:t>
      </w:r>
    </w:p>
    <w:p w14:paraId="1AD5D46A" w14:textId="77777777" w:rsidR="00E94555" w:rsidRPr="000A1711" w:rsidRDefault="00000000">
      <w:pPr>
        <w:jc w:val="left"/>
        <w:rPr>
          <w:rFonts w:ascii="Times New Roman" w:hAnsi="Times New Roman" w:cs="Times New Roman"/>
          <w:szCs w:val="21"/>
          <w:highlight w:val="yellow"/>
          <w:rPrChange w:id="45" w:author="Xiaochen Zheng" w:date="2026-05-13T17:16:00Z" w16du:dateUtc="2026-05-13T09:16:00Z">
            <w:rPr>
              <w:rFonts w:ascii="Times New Roman" w:hAnsi="Times New Roman" w:cs="Times New Roman"/>
              <w:szCs w:val="21"/>
            </w:rPr>
          </w:rPrChange>
        </w:rPr>
      </w:pPr>
      <w:r w:rsidRPr="000A1711">
        <w:rPr>
          <w:rFonts w:ascii="Times New Roman" w:hAnsi="Times New Roman" w:cs="Times New Roman" w:hint="eastAsia"/>
          <w:szCs w:val="21"/>
          <w:highlight w:val="yellow"/>
          <w:rPrChange w:id="46" w:author="Xiaochen Zheng" w:date="2026-05-13T17:16:00Z" w16du:dateUtc="2026-05-13T09:16:00Z">
            <w:rPr>
              <w:rFonts w:ascii="Times New Roman" w:hAnsi="Times New Roman" w:cs="Times New Roman" w:hint="eastAsia"/>
              <w:szCs w:val="21"/>
            </w:rPr>
          </w:rPrChange>
        </w:rPr>
        <w:t>注：黄色标注为本文根据</w:t>
      </w:r>
      <w:r w:rsidRPr="000A1711">
        <w:rPr>
          <w:rFonts w:ascii="Times New Roman" w:hAnsi="Times New Roman" w:cs="Times New Roman"/>
          <w:szCs w:val="21"/>
          <w:highlight w:val="yellow"/>
          <w:rPrChange w:id="47" w:author="Xiaochen Zheng" w:date="2026-05-13T17:16:00Z" w16du:dateUtc="2026-05-13T09:16:00Z">
            <w:rPr>
              <w:rFonts w:ascii="Times New Roman" w:hAnsi="Times New Roman" w:cs="Times New Roman"/>
              <w:szCs w:val="21"/>
            </w:rPr>
          </w:rPrChange>
        </w:rPr>
        <w:t xml:space="preserve"> FirstSpot </w:t>
      </w:r>
      <w:r w:rsidRPr="000A1711">
        <w:rPr>
          <w:rFonts w:ascii="Times New Roman" w:hAnsi="Times New Roman" w:cs="Times New Roman" w:hint="eastAsia"/>
          <w:szCs w:val="21"/>
          <w:highlight w:val="yellow"/>
          <w:rPrChange w:id="48" w:author="Xiaochen Zheng" w:date="2026-05-13T17:16:00Z" w16du:dateUtc="2026-05-13T09:16:00Z">
            <w:rPr>
              <w:rFonts w:ascii="Times New Roman" w:hAnsi="Times New Roman" w:cs="Times New Roman" w:hint="eastAsia"/>
              <w:szCs w:val="21"/>
            </w:rPr>
          </w:rPrChange>
        </w:rPr>
        <w:t>产品定位添加。用于说明本项目聚焦于</w:t>
      </w:r>
      <w:r w:rsidRPr="000A1711">
        <w:rPr>
          <w:rFonts w:ascii="Times New Roman" w:hAnsi="Times New Roman" w:cs="Times New Roman"/>
          <w:szCs w:val="21"/>
          <w:highlight w:val="yellow"/>
          <w:rPrChange w:id="49" w:author="Xiaochen Zheng" w:date="2026-05-13T17:16:00Z" w16du:dateUtc="2026-05-13T09:16:00Z">
            <w:rPr>
              <w:rFonts w:ascii="Times New Roman" w:hAnsi="Times New Roman" w:cs="Times New Roman"/>
              <w:szCs w:val="21"/>
            </w:rPr>
          </w:rPrChange>
        </w:rPr>
        <w:t xml:space="preserve"> Attention-Attitude</w:t>
      </w:r>
      <w:r w:rsidRPr="000A1711">
        <w:rPr>
          <w:rFonts w:ascii="Times New Roman" w:hAnsi="Times New Roman" w:cs="Times New Roman" w:hint="eastAsia"/>
          <w:szCs w:val="21"/>
          <w:highlight w:val="yellow"/>
          <w:rPrChange w:id="50" w:author="Xiaochen Zheng" w:date="2026-05-13T17:16:00Z" w16du:dateUtc="2026-05-13T09:16:00Z">
            <w:rPr>
              <w:rFonts w:ascii="Times New Roman" w:hAnsi="Times New Roman" w:cs="Times New Roman" w:hint="eastAsia"/>
              <w:szCs w:val="21"/>
            </w:rPr>
          </w:rPrChange>
        </w:rPr>
        <w:t>、</w:t>
      </w:r>
      <w:r w:rsidRPr="000A1711">
        <w:rPr>
          <w:rFonts w:ascii="Times New Roman" w:hAnsi="Times New Roman" w:cs="Times New Roman"/>
          <w:szCs w:val="21"/>
          <w:highlight w:val="yellow"/>
          <w:rPrChange w:id="51" w:author="Xiaochen Zheng" w:date="2026-05-13T17:16:00Z" w16du:dateUtc="2026-05-13T09:16:00Z">
            <w:rPr>
              <w:rFonts w:ascii="Times New Roman" w:hAnsi="Times New Roman" w:cs="Times New Roman"/>
              <w:szCs w:val="21"/>
            </w:rPr>
          </w:rPrChange>
        </w:rPr>
        <w:t xml:space="preserve">Entry Point of Engagement </w:t>
      </w:r>
      <w:r w:rsidRPr="000A1711">
        <w:rPr>
          <w:rFonts w:ascii="Times New Roman" w:hAnsi="Times New Roman" w:cs="Times New Roman" w:hint="eastAsia"/>
          <w:szCs w:val="21"/>
          <w:highlight w:val="yellow"/>
          <w:rPrChange w:id="52" w:author="Xiaochen Zheng" w:date="2026-05-13T17:16:00Z" w16du:dateUtc="2026-05-13T09:16:00Z">
            <w:rPr>
              <w:rFonts w:ascii="Times New Roman" w:hAnsi="Times New Roman" w:cs="Times New Roman" w:hint="eastAsia"/>
              <w:szCs w:val="21"/>
            </w:rPr>
          </w:rPrChange>
        </w:rPr>
        <w:t>与</w:t>
      </w:r>
      <w:r w:rsidRPr="000A1711">
        <w:rPr>
          <w:rFonts w:ascii="Times New Roman" w:hAnsi="Times New Roman" w:cs="Times New Roman"/>
          <w:szCs w:val="21"/>
          <w:highlight w:val="yellow"/>
          <w:rPrChange w:id="53" w:author="Xiaochen Zheng" w:date="2026-05-13T17:16:00Z" w16du:dateUtc="2026-05-13T09:16:00Z">
            <w:rPr>
              <w:rFonts w:ascii="Times New Roman" w:hAnsi="Times New Roman" w:cs="Times New Roman"/>
              <w:szCs w:val="21"/>
            </w:rPr>
          </w:rPrChange>
        </w:rPr>
        <w:t xml:space="preserve"> Individual Engagement</w:t>
      </w:r>
      <w:r w:rsidRPr="000A1711">
        <w:rPr>
          <w:rFonts w:ascii="Times New Roman" w:hAnsi="Times New Roman" w:cs="Times New Roman" w:hint="eastAsia"/>
          <w:szCs w:val="21"/>
          <w:highlight w:val="yellow"/>
          <w:rPrChange w:id="54" w:author="Xiaochen Zheng" w:date="2026-05-13T17:16:00Z" w16du:dateUtc="2026-05-13T09:16:00Z">
            <w:rPr>
              <w:rFonts w:ascii="Times New Roman" w:hAnsi="Times New Roman" w:cs="Times New Roman" w:hint="eastAsia"/>
              <w:szCs w:val="21"/>
            </w:rPr>
          </w:rPrChange>
        </w:rPr>
        <w:t>。</w:t>
      </w:r>
    </w:p>
    <w:p w14:paraId="1842951E" w14:textId="77777777" w:rsidR="00E94555" w:rsidRDefault="00000000">
      <w:pPr>
        <w:jc w:val="left"/>
        <w:rPr>
          <w:rFonts w:ascii="Times New Roman" w:hAnsi="Times New Roman" w:cs="Times New Roman"/>
          <w:szCs w:val="21"/>
        </w:rPr>
      </w:pPr>
      <w:r w:rsidRPr="000A1711">
        <w:rPr>
          <w:rFonts w:ascii="Times New Roman" w:hAnsi="Times New Roman" w:cs="Times New Roman" w:hint="eastAsia"/>
          <w:szCs w:val="21"/>
          <w:highlight w:val="yellow"/>
          <w:rPrChange w:id="55" w:author="Xiaochen Zheng" w:date="2026-05-13T17:16:00Z" w16du:dateUtc="2026-05-13T09:16:00Z">
            <w:rPr>
              <w:rFonts w:ascii="Times New Roman" w:hAnsi="Times New Roman" w:cs="Times New Roman" w:hint="eastAsia"/>
              <w:szCs w:val="21"/>
            </w:rPr>
          </w:rPrChange>
        </w:rPr>
        <w:t>资料来源：</w:t>
      </w:r>
      <w:r w:rsidRPr="000A1711">
        <w:rPr>
          <w:rFonts w:ascii="Times New Roman" w:hAnsi="Times New Roman" w:cs="Times New Roman"/>
          <w:szCs w:val="21"/>
          <w:highlight w:val="yellow"/>
          <w:rPrChange w:id="56" w:author="Xiaochen Zheng" w:date="2026-05-13T17:16:00Z" w16du:dateUtc="2026-05-13T09:16:00Z">
            <w:rPr>
              <w:rFonts w:ascii="Times New Roman" w:hAnsi="Times New Roman" w:cs="Times New Roman"/>
              <w:szCs w:val="21"/>
            </w:rPr>
          </w:rPrChange>
        </w:rPr>
        <w:t>Xiao</w:t>
      </w:r>
      <w:r w:rsidRPr="000A1711">
        <w:rPr>
          <w:rFonts w:ascii="Times New Roman" w:hAnsi="Times New Roman" w:cs="Times New Roman" w:hint="eastAsia"/>
          <w:szCs w:val="21"/>
          <w:highlight w:val="yellow"/>
          <w:rPrChange w:id="57" w:author="Xiaochen Zheng" w:date="2026-05-13T17:16:00Z" w16du:dateUtc="2026-05-13T09:16:00Z">
            <w:rPr>
              <w:rFonts w:ascii="Times New Roman" w:hAnsi="Times New Roman" w:cs="Times New Roman" w:hint="eastAsia"/>
              <w:szCs w:val="21"/>
            </w:rPr>
          </w:rPrChange>
        </w:rPr>
        <w:t>、</w:t>
      </w:r>
      <w:r w:rsidRPr="000A1711">
        <w:rPr>
          <w:rFonts w:ascii="Times New Roman" w:hAnsi="Times New Roman" w:cs="Times New Roman"/>
          <w:szCs w:val="21"/>
          <w:highlight w:val="yellow"/>
          <w:rPrChange w:id="58" w:author="Xiaochen Zheng" w:date="2026-05-13T17:16:00Z" w16du:dateUtc="2026-05-13T09:16:00Z">
            <w:rPr>
              <w:rFonts w:ascii="Times New Roman" w:hAnsi="Times New Roman" w:cs="Times New Roman"/>
              <w:szCs w:val="21"/>
            </w:rPr>
          </w:rPrChange>
        </w:rPr>
        <w:t xml:space="preserve">Wu </w:t>
      </w:r>
      <w:r w:rsidRPr="000A1711">
        <w:rPr>
          <w:rFonts w:ascii="Times New Roman" w:hAnsi="Times New Roman" w:cs="Times New Roman" w:hint="eastAsia"/>
          <w:szCs w:val="21"/>
          <w:highlight w:val="yellow"/>
          <w:rPrChange w:id="59" w:author="Xiaochen Zheng" w:date="2026-05-13T17:16:00Z" w16du:dateUtc="2026-05-13T09:16:00Z">
            <w:rPr>
              <w:rFonts w:ascii="Times New Roman" w:hAnsi="Times New Roman" w:cs="Times New Roman" w:hint="eastAsia"/>
              <w:szCs w:val="21"/>
            </w:rPr>
          </w:rPrChange>
        </w:rPr>
        <w:t>与</w:t>
      </w:r>
      <w:r w:rsidRPr="000A1711">
        <w:rPr>
          <w:rFonts w:ascii="Times New Roman" w:hAnsi="Times New Roman" w:cs="Times New Roman"/>
          <w:szCs w:val="21"/>
          <w:highlight w:val="yellow"/>
          <w:rPrChange w:id="60" w:author="Xiaochen Zheng" w:date="2026-05-13T17:16:00Z" w16du:dateUtc="2026-05-13T09:16:00Z">
            <w:rPr>
              <w:rFonts w:ascii="Times New Roman" w:hAnsi="Times New Roman" w:cs="Times New Roman"/>
              <w:szCs w:val="21"/>
            </w:rPr>
          </w:rPrChange>
        </w:rPr>
        <w:t xml:space="preserve"> Hamari</w:t>
      </w:r>
      <w:r w:rsidRPr="000A1711">
        <w:rPr>
          <w:rFonts w:ascii="Times New Roman" w:hAnsi="Times New Roman" w:cs="Times New Roman" w:hint="eastAsia"/>
          <w:szCs w:val="21"/>
          <w:highlight w:val="yellow"/>
          <w:rPrChange w:id="61" w:author="Xiaochen Zheng" w:date="2026-05-13T17:16:00Z" w16du:dateUtc="2026-05-13T09:16:00Z">
            <w:rPr>
              <w:rFonts w:ascii="Times New Roman" w:hAnsi="Times New Roman" w:cs="Times New Roman" w:hint="eastAsia"/>
              <w:szCs w:val="21"/>
            </w:rPr>
          </w:rPrChange>
        </w:rPr>
        <w:t>（</w:t>
      </w:r>
      <w:r w:rsidRPr="000A1711">
        <w:rPr>
          <w:rFonts w:ascii="Times New Roman" w:hAnsi="Times New Roman" w:cs="Times New Roman"/>
          <w:szCs w:val="21"/>
          <w:highlight w:val="yellow"/>
          <w:rPrChange w:id="62" w:author="Xiaochen Zheng" w:date="2026-05-13T17:16:00Z" w16du:dateUtc="2026-05-13T09:16:00Z">
            <w:rPr>
              <w:rFonts w:ascii="Times New Roman" w:hAnsi="Times New Roman" w:cs="Times New Roman"/>
              <w:szCs w:val="21"/>
            </w:rPr>
          </w:rPrChange>
        </w:rPr>
        <w:t>2022</w:t>
      </w:r>
      <w:r w:rsidRPr="000A1711">
        <w:rPr>
          <w:rFonts w:ascii="Times New Roman" w:hAnsi="Times New Roman" w:cs="Times New Roman" w:hint="eastAsia"/>
          <w:szCs w:val="21"/>
          <w:highlight w:val="yellow"/>
          <w:rPrChange w:id="63" w:author="Xiaochen Zheng" w:date="2026-05-13T17:16:00Z" w16du:dateUtc="2026-05-13T09:16:00Z">
            <w:rPr>
              <w:rFonts w:ascii="Times New Roman" w:hAnsi="Times New Roman" w:cs="Times New Roman" w:hint="eastAsia"/>
              <w:szCs w:val="21"/>
            </w:rPr>
          </w:rPrChange>
        </w:rPr>
        <w:t>）用户参与三轴模型图，原图见该文第</w:t>
      </w:r>
      <w:r w:rsidRPr="000A1711">
        <w:rPr>
          <w:rFonts w:ascii="Times New Roman" w:hAnsi="Times New Roman" w:cs="Times New Roman"/>
          <w:szCs w:val="21"/>
          <w:highlight w:val="yellow"/>
          <w:rPrChange w:id="64" w:author="Xiaochen Zheng" w:date="2026-05-13T17:16:00Z" w16du:dateUtc="2026-05-13T09:16:00Z">
            <w:rPr>
              <w:rFonts w:ascii="Times New Roman" w:hAnsi="Times New Roman" w:cs="Times New Roman"/>
              <w:szCs w:val="21"/>
            </w:rPr>
          </w:rPrChange>
        </w:rPr>
        <w:t xml:space="preserve"> 5 </w:t>
      </w:r>
      <w:r w:rsidRPr="000A1711">
        <w:rPr>
          <w:rFonts w:ascii="Times New Roman" w:hAnsi="Times New Roman" w:cs="Times New Roman" w:hint="eastAsia"/>
          <w:szCs w:val="21"/>
          <w:highlight w:val="yellow"/>
          <w:rPrChange w:id="65" w:author="Xiaochen Zheng" w:date="2026-05-13T17:16:00Z" w16du:dateUtc="2026-05-13T09:16:00Z">
            <w:rPr>
              <w:rFonts w:ascii="Times New Roman" w:hAnsi="Times New Roman" w:cs="Times New Roman" w:hint="eastAsia"/>
              <w:szCs w:val="21"/>
            </w:rPr>
          </w:rPrChange>
        </w:rPr>
        <w:t>页</w:t>
      </w:r>
      <w:r w:rsidRPr="000A1711">
        <w:rPr>
          <w:rFonts w:ascii="Times New Roman" w:hAnsi="Times New Roman" w:cs="Times New Roman"/>
          <w:szCs w:val="21"/>
          <w:highlight w:val="yellow"/>
          <w:rPrChange w:id="66" w:author="Xiaochen Zheng" w:date="2026-05-13T17:16:00Z" w16du:dateUtc="2026-05-13T09:16:00Z">
            <w:rPr>
              <w:rFonts w:ascii="Times New Roman" w:hAnsi="Times New Roman" w:cs="Times New Roman"/>
              <w:szCs w:val="21"/>
            </w:rPr>
          </w:rPrChange>
        </w:rPr>
        <w:t>[</w:t>
      </w:r>
      <w:commentRangeStart w:id="67"/>
      <w:r w:rsidRPr="000A1711">
        <w:rPr>
          <w:rFonts w:ascii="Times New Roman" w:hAnsi="Times New Roman" w:cs="Times New Roman"/>
          <w:szCs w:val="21"/>
          <w:highlight w:val="yellow"/>
          <w:rPrChange w:id="68" w:author="Xiaochen Zheng" w:date="2026-05-13T17:16:00Z" w16du:dateUtc="2026-05-13T09:16:00Z">
            <w:rPr>
              <w:rFonts w:ascii="Times New Roman" w:hAnsi="Times New Roman" w:cs="Times New Roman"/>
              <w:szCs w:val="21"/>
            </w:rPr>
          </w:rPrChange>
        </w:rPr>
        <w:t>12</w:t>
      </w:r>
      <w:commentRangeEnd w:id="67"/>
      <w:r w:rsidR="000A1711" w:rsidRPr="000A1711">
        <w:rPr>
          <w:rStyle w:val="ac"/>
          <w:rFonts w:ascii="Times New Roman" w:hAnsi="Times New Roman" w:cs="Times New Roman"/>
          <w:sz w:val="21"/>
          <w:szCs w:val="21"/>
          <w:highlight w:val="yellow"/>
          <w:rPrChange w:id="69" w:author="Xiaochen Zheng" w:date="2026-05-13T17:16:00Z" w16du:dateUtc="2026-05-13T09:16:00Z">
            <w:rPr>
              <w:rStyle w:val="ac"/>
              <w:rFonts w:ascii="Times New Roman" w:hAnsi="Times New Roman" w:cs="Times New Roman"/>
              <w:sz w:val="21"/>
              <w:szCs w:val="21"/>
            </w:rPr>
          </w:rPrChange>
        </w:rPr>
        <w:commentReference w:id="67"/>
      </w:r>
      <w:r w:rsidRPr="000A1711">
        <w:rPr>
          <w:rFonts w:ascii="Times New Roman" w:hAnsi="Times New Roman" w:cs="Times New Roman"/>
          <w:szCs w:val="21"/>
          <w:highlight w:val="yellow"/>
          <w:rPrChange w:id="70" w:author="Xiaochen Zheng" w:date="2026-05-13T17:16:00Z" w16du:dateUtc="2026-05-13T09:16:00Z">
            <w:rPr>
              <w:rFonts w:ascii="Times New Roman" w:hAnsi="Times New Roman" w:cs="Times New Roman"/>
              <w:szCs w:val="21"/>
            </w:rPr>
          </w:rPrChange>
        </w:rPr>
        <w:t>]</w:t>
      </w:r>
      <w:r w:rsidRPr="000A1711">
        <w:rPr>
          <w:rFonts w:ascii="Times New Roman" w:hAnsi="Times New Roman" w:cs="Times New Roman" w:hint="eastAsia"/>
          <w:szCs w:val="21"/>
          <w:highlight w:val="yellow"/>
          <w:rPrChange w:id="71" w:author="Xiaochen Zheng" w:date="2026-05-13T17:16:00Z" w16du:dateUtc="2026-05-13T09:16:00Z">
            <w:rPr>
              <w:rFonts w:ascii="Times New Roman" w:hAnsi="Times New Roman" w:cs="Times New Roman" w:hint="eastAsia"/>
              <w:szCs w:val="21"/>
            </w:rPr>
          </w:rPrChange>
        </w:rPr>
        <w:t>。</w:t>
      </w:r>
    </w:p>
    <w:p w14:paraId="4D5F52A0" w14:textId="77777777" w:rsidR="00E94555" w:rsidRDefault="00E94555">
      <w:pPr>
        <w:ind w:firstLine="420"/>
        <w:rPr>
          <w:rFonts w:ascii="Times New Roman" w:eastAsia="宋体" w:hAnsi="Times New Roman" w:cs="Times New Roman"/>
          <w:sz w:val="24"/>
        </w:rPr>
      </w:pPr>
    </w:p>
    <w:p w14:paraId="5CF19CD7"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与传统记账软件相比，</w:t>
      </w:r>
      <w:r>
        <w:rPr>
          <w:rFonts w:ascii="Times New Roman" w:eastAsia="宋体" w:hAnsi="Times New Roman" w:cs="Times New Roman"/>
          <w:sz w:val="24"/>
        </w:rPr>
        <w:t xml:space="preserve">FirstSpot </w:t>
      </w:r>
      <w:r>
        <w:rPr>
          <w:rFonts w:ascii="Times New Roman" w:eastAsia="宋体" w:hAnsi="Times New Roman" w:cs="Times New Roman"/>
          <w:sz w:val="24"/>
        </w:rPr>
        <w:t>不仅记录消费或资产，还把记录行为与投资知识连接起来；与传统金融交易软件相比，它不把交易作为第一入口，而把学习、理解和反思放在更前面。产品信息架构主要包括四个部分：首开引导、首页仪表盘、学习路径和工具</w:t>
      </w:r>
      <w:r>
        <w:rPr>
          <w:rFonts w:ascii="Times New Roman" w:eastAsia="宋体" w:hAnsi="Times New Roman" w:cs="Times New Roman"/>
          <w:sz w:val="24"/>
        </w:rPr>
        <w:t>/</w:t>
      </w:r>
      <w:r>
        <w:rPr>
          <w:rFonts w:ascii="Times New Roman" w:eastAsia="宋体" w:hAnsi="Times New Roman" w:cs="Times New Roman"/>
          <w:sz w:val="24"/>
        </w:rPr>
        <w:t>金库。首开引导负责建立第一印象和轻量画像；首页仪表盘承载继续学习、查看个股信息和进入工具的入口；学习路径提供</w:t>
      </w:r>
      <w:r>
        <w:rPr>
          <w:rFonts w:ascii="Times New Roman" w:eastAsia="宋体" w:hAnsi="Times New Roman" w:cs="Times New Roman"/>
          <w:sz w:val="24"/>
        </w:rPr>
        <w:t xml:space="preserve"> 12 </w:t>
      </w:r>
      <w:r>
        <w:rPr>
          <w:rFonts w:ascii="Times New Roman" w:eastAsia="宋体" w:hAnsi="Times New Roman" w:cs="Times New Roman"/>
          <w:sz w:val="24"/>
        </w:rPr>
        <w:t>章投资者教育内容；工具和金库分别承载实用计算、学习成果收藏与游戏化反馈。</w:t>
      </w:r>
    </w:p>
    <w:p w14:paraId="3C1AC05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除信息架构外，</w:t>
      </w:r>
      <w:r>
        <w:rPr>
          <w:rFonts w:ascii="Times New Roman" w:eastAsia="宋体" w:hAnsi="Times New Roman" w:cs="Times New Roman"/>
          <w:sz w:val="24"/>
        </w:rPr>
        <w:t xml:space="preserve">FirstSpot </w:t>
      </w:r>
      <w:r>
        <w:rPr>
          <w:rFonts w:ascii="Times New Roman" w:eastAsia="宋体" w:hAnsi="Times New Roman" w:cs="Times New Roman"/>
          <w:sz w:val="24"/>
        </w:rPr>
        <w:t>还需要从系统架构角度说明产品如何被支撑。作为毕业设计</w:t>
      </w:r>
      <w:r>
        <w:rPr>
          <w:rFonts w:ascii="Times New Roman" w:eastAsia="宋体" w:hAnsi="Times New Roman" w:cs="Times New Roman"/>
          <w:sz w:val="24"/>
        </w:rPr>
        <w:t xml:space="preserve"> MVP</w:t>
      </w:r>
      <w:r>
        <w:rPr>
          <w:rFonts w:ascii="Times New Roman" w:eastAsia="宋体" w:hAnsi="Times New Roman" w:cs="Times New Roman"/>
          <w:sz w:val="24"/>
        </w:rPr>
        <w:t>，</w:t>
      </w:r>
      <w:r>
        <w:rPr>
          <w:rFonts w:ascii="Times New Roman" w:eastAsia="宋体" w:hAnsi="Times New Roman" w:cs="Times New Roman"/>
          <w:sz w:val="24"/>
        </w:rPr>
        <w:t xml:space="preserve">FirstSpot </w:t>
      </w:r>
      <w:r>
        <w:rPr>
          <w:rFonts w:ascii="Times New Roman" w:eastAsia="宋体" w:hAnsi="Times New Roman" w:cs="Times New Roman"/>
          <w:sz w:val="24"/>
        </w:rPr>
        <w:t>的系统结构可以概括为</w:t>
      </w:r>
      <w:r>
        <w:rPr>
          <w:rFonts w:ascii="Times New Roman" w:eastAsia="宋体" w:hAnsi="Times New Roman" w:cs="Times New Roman"/>
          <w:sz w:val="24"/>
        </w:rPr>
        <w:t>“</w:t>
      </w:r>
      <w:r>
        <w:rPr>
          <w:rFonts w:ascii="Times New Roman" w:eastAsia="宋体" w:hAnsi="Times New Roman" w:cs="Times New Roman"/>
          <w:sz w:val="24"/>
        </w:rPr>
        <w:t>移动端交互层</w:t>
      </w:r>
      <w:r>
        <w:rPr>
          <w:rFonts w:ascii="Times New Roman" w:eastAsia="宋体" w:hAnsi="Times New Roman" w:cs="Times New Roman"/>
          <w:sz w:val="24"/>
        </w:rPr>
        <w:t>—</w:t>
      </w:r>
      <w:r>
        <w:rPr>
          <w:rFonts w:ascii="Times New Roman" w:eastAsia="宋体" w:hAnsi="Times New Roman" w:cs="Times New Roman"/>
          <w:sz w:val="24"/>
        </w:rPr>
        <w:t>业务功能层</w:t>
      </w:r>
      <w:r>
        <w:rPr>
          <w:rFonts w:ascii="Times New Roman" w:eastAsia="宋体" w:hAnsi="Times New Roman" w:cs="Times New Roman"/>
          <w:sz w:val="24"/>
        </w:rPr>
        <w:t>—</w:t>
      </w:r>
      <w:r>
        <w:rPr>
          <w:rFonts w:ascii="Times New Roman" w:eastAsia="宋体" w:hAnsi="Times New Roman" w:cs="Times New Roman"/>
          <w:sz w:val="24"/>
        </w:rPr>
        <w:t>数据与服务层</w:t>
      </w:r>
      <w:r>
        <w:rPr>
          <w:rFonts w:ascii="Times New Roman" w:eastAsia="宋体" w:hAnsi="Times New Roman" w:cs="Times New Roman"/>
          <w:sz w:val="24"/>
        </w:rPr>
        <w:t>—</w:t>
      </w:r>
      <w:r>
        <w:rPr>
          <w:rFonts w:ascii="Times New Roman" w:eastAsia="宋体" w:hAnsi="Times New Roman" w:cs="Times New Roman"/>
          <w:sz w:val="24"/>
        </w:rPr>
        <w:t>外部数据源</w:t>
      </w:r>
      <w:r>
        <w:rPr>
          <w:rFonts w:ascii="Times New Roman" w:eastAsia="宋体" w:hAnsi="Times New Roman" w:cs="Times New Roman"/>
          <w:sz w:val="24"/>
        </w:rPr>
        <w:t>”</w:t>
      </w:r>
      <w:r>
        <w:rPr>
          <w:rFonts w:ascii="Times New Roman" w:eastAsia="宋体" w:hAnsi="Times New Roman" w:cs="Times New Roman"/>
          <w:sz w:val="24"/>
        </w:rPr>
        <w:t>四个部分。移动端交互层由</w:t>
      </w:r>
      <w:r>
        <w:rPr>
          <w:rFonts w:ascii="Times New Roman" w:eastAsia="宋体" w:hAnsi="Times New Roman" w:cs="Times New Roman"/>
          <w:sz w:val="24"/>
        </w:rPr>
        <w:t xml:space="preserve"> Flutter </w:t>
      </w:r>
      <w:r>
        <w:rPr>
          <w:rFonts w:ascii="Times New Roman" w:eastAsia="宋体" w:hAnsi="Times New Roman" w:cs="Times New Roman"/>
          <w:sz w:val="24"/>
        </w:rPr>
        <w:t>实现，承担首开引导、首页、学习路径、个股详情页、金库和金融小工具等界面；业务功能层包括用户画像、学习进度、章节内容、术语解释、奖励状态、持仓记录和小工具计算；数据与服务层包括本地持久化、后端</w:t>
      </w:r>
      <w:r>
        <w:rPr>
          <w:rFonts w:ascii="Times New Roman" w:eastAsia="宋体" w:hAnsi="Times New Roman" w:cs="Times New Roman"/>
          <w:sz w:val="24"/>
        </w:rPr>
        <w:t xml:space="preserve"> API</w:t>
      </w:r>
      <w:r>
        <w:rPr>
          <w:rFonts w:ascii="Times New Roman" w:eastAsia="宋体" w:hAnsi="Times New Roman" w:cs="Times New Roman"/>
          <w:sz w:val="24"/>
        </w:rPr>
        <w:t>、行情数据缓存和后续</w:t>
      </w:r>
      <w:r>
        <w:rPr>
          <w:rFonts w:ascii="Times New Roman" w:eastAsia="宋体" w:hAnsi="Times New Roman" w:cs="Times New Roman"/>
          <w:sz w:val="24"/>
        </w:rPr>
        <w:t xml:space="preserve"> AI </w:t>
      </w:r>
      <w:r>
        <w:rPr>
          <w:rFonts w:ascii="Times New Roman" w:eastAsia="宋体" w:hAnsi="Times New Roman" w:cs="Times New Roman"/>
          <w:sz w:val="24"/>
        </w:rPr>
        <w:t>解释能力；外部数据源则包括股票</w:t>
      </w:r>
      <w:r>
        <w:rPr>
          <w:rFonts w:ascii="Times New Roman" w:eastAsia="宋体" w:hAnsi="Times New Roman" w:cs="Times New Roman"/>
          <w:sz w:val="24"/>
        </w:rPr>
        <w:t>/</w:t>
      </w:r>
      <w:r>
        <w:rPr>
          <w:rFonts w:ascii="Times New Roman" w:eastAsia="宋体" w:hAnsi="Times New Roman" w:cs="Times New Roman"/>
          <w:sz w:val="24"/>
        </w:rPr>
        <w:t>基金行情接口、金融百科或课程内容、以及未来可能接入的用户自有账本数据。</w:t>
      </w:r>
    </w:p>
    <w:p w14:paraId="6951BA72"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这种架构与产品定位相匹配：</w:t>
      </w:r>
      <w:r>
        <w:rPr>
          <w:rFonts w:ascii="Times New Roman" w:eastAsia="宋体" w:hAnsi="Times New Roman" w:cs="Times New Roman"/>
          <w:sz w:val="24"/>
        </w:rPr>
        <w:t xml:space="preserve">FirstSpot </w:t>
      </w:r>
      <w:r>
        <w:rPr>
          <w:rFonts w:ascii="Times New Roman" w:eastAsia="宋体" w:hAnsi="Times New Roman" w:cs="Times New Roman"/>
          <w:sz w:val="24"/>
        </w:rPr>
        <w:t>并不把移动端做成单纯展示页面，而是让学习内容、用户状态、奖励反馈和金融工具形成闭环。用户在首开引导中生成轻量画像，在学习路径中完成章节任务并获得概念卡，在个股详情页中通过白话解释理解数据，在小工具中把抽象概念与个人资金情境连接起来。后端与数据层的作用是为这些体验提供稳定的数据输入和状态记录，而不是推动高频交易。</w:t>
      </w:r>
    </w:p>
    <w:p w14:paraId="7F6A9661" w14:textId="77777777" w:rsidR="00E94555"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2FE0B090" wp14:editId="3EEE6320">
            <wp:extent cx="5261610" cy="6317673"/>
            <wp:effectExtent l="0" t="0" r="0" b="6985"/>
            <wp:docPr id="8" name="图片 8" descr="FirstSpot系统架构图详细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rstSpot系统架构图详细解析"/>
                    <pic:cNvPicPr>
                      <a:picLocks noChangeAspect="1"/>
                    </pic:cNvPicPr>
                  </pic:nvPicPr>
                  <pic:blipFill>
                    <a:blip r:embed="rId17"/>
                    <a:stretch>
                      <a:fillRect/>
                    </a:stretch>
                  </pic:blipFill>
                  <pic:spPr>
                    <a:xfrm>
                      <a:off x="0" y="0"/>
                      <a:ext cx="5267832" cy="6325144"/>
                    </a:xfrm>
                    <a:prstGeom prst="rect">
                      <a:avLst/>
                    </a:prstGeom>
                  </pic:spPr>
                </pic:pic>
              </a:graphicData>
            </a:graphic>
          </wp:inline>
        </w:drawing>
      </w:r>
    </w:p>
    <w:p w14:paraId="371807D1" w14:textId="77777777" w:rsidR="00E94555" w:rsidRDefault="00000000">
      <w:pPr>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b/>
          <w:bCs/>
          <w:szCs w:val="21"/>
        </w:rPr>
        <w:t xml:space="preserve"> 6 FirstSpot </w:t>
      </w:r>
      <w:r>
        <w:rPr>
          <w:rFonts w:ascii="Times New Roman" w:hAnsi="Times New Roman" w:cs="Times New Roman"/>
          <w:b/>
          <w:bCs/>
          <w:szCs w:val="21"/>
        </w:rPr>
        <w:t>系统整体技术架构图</w:t>
      </w:r>
    </w:p>
    <w:p w14:paraId="2FF0AB14" w14:textId="77777777" w:rsidR="00E94555" w:rsidRDefault="00E94555">
      <w:pPr>
        <w:rPr>
          <w:rFonts w:ascii="宋体" w:eastAsia="宋体" w:hAnsi="宋体" w:cs="宋体" w:hint="eastAsia"/>
          <w:sz w:val="24"/>
        </w:rPr>
      </w:pPr>
    </w:p>
    <w:p w14:paraId="3EDFE30D" w14:textId="77777777" w:rsidR="00E94555" w:rsidRDefault="00E94555"/>
    <w:p w14:paraId="2E1639D3" w14:textId="77777777" w:rsidR="00E94555" w:rsidRDefault="00000000">
      <w:pPr>
        <w:outlineLvl w:val="1"/>
        <w:rPr>
          <w:rFonts w:ascii="黑体" w:eastAsia="黑体" w:hAnsi="黑体" w:cs="黑体" w:hint="eastAsia"/>
          <w:sz w:val="28"/>
          <w:szCs w:val="28"/>
        </w:rPr>
      </w:pPr>
      <w:bookmarkStart w:id="72" w:name="_Toc22857"/>
      <w:r>
        <w:rPr>
          <w:rFonts w:ascii="黑体" w:eastAsia="黑体" w:hAnsi="黑体" w:cs="黑体" w:hint="eastAsia"/>
          <w:sz w:val="28"/>
          <w:szCs w:val="28"/>
        </w:rPr>
        <w:t>4.2 首开引导与 Myo 陪伴角色</w:t>
      </w:r>
      <w:bookmarkEnd w:id="72"/>
    </w:p>
    <w:p w14:paraId="25B50DCC" w14:textId="77777777" w:rsidR="00E94555" w:rsidRDefault="00E94555"/>
    <w:p w14:paraId="2DDF2327"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首次打开体验是</w:t>
      </w:r>
      <w:r>
        <w:rPr>
          <w:rFonts w:ascii="Times New Roman" w:eastAsia="宋体" w:hAnsi="Times New Roman" w:cs="Times New Roman"/>
          <w:sz w:val="24"/>
        </w:rPr>
        <w:t xml:space="preserve"> FirstSpot </w:t>
      </w:r>
      <w:r>
        <w:rPr>
          <w:rFonts w:ascii="Times New Roman" w:eastAsia="宋体" w:hAnsi="Times New Roman" w:cs="Times New Roman"/>
          <w:sz w:val="24"/>
        </w:rPr>
        <w:t>的重要设计对象。许多金融产品在首开时直接要求登录、授权或填写大量风险测评，容易形成距离感。</w:t>
      </w:r>
      <w:r>
        <w:rPr>
          <w:rFonts w:ascii="Times New Roman" w:eastAsia="宋体" w:hAnsi="Times New Roman" w:cs="Times New Roman"/>
          <w:sz w:val="24"/>
        </w:rPr>
        <w:t xml:space="preserve">FirstSpot </w:t>
      </w:r>
      <w:r>
        <w:rPr>
          <w:rFonts w:ascii="Times New Roman" w:eastAsia="宋体" w:hAnsi="Times New Roman" w:cs="Times New Roman"/>
          <w:sz w:val="24"/>
        </w:rPr>
        <w:t>则通过</w:t>
      </w:r>
      <w:r>
        <w:rPr>
          <w:rFonts w:ascii="Times New Roman" w:eastAsia="宋体" w:hAnsi="Times New Roman" w:cs="Times New Roman"/>
          <w:sz w:val="24"/>
        </w:rPr>
        <w:t xml:space="preserve"> Myo </w:t>
      </w:r>
      <w:r>
        <w:rPr>
          <w:rFonts w:ascii="Times New Roman" w:eastAsia="宋体" w:hAnsi="Times New Roman" w:cs="Times New Roman"/>
          <w:sz w:val="24"/>
        </w:rPr>
        <w:t>角色引导用户完成轻量画像收集、迷你教学、起始计划和奖励揭示。</w:t>
      </w:r>
      <w:r>
        <w:rPr>
          <w:rFonts w:ascii="Times New Roman" w:eastAsia="宋体" w:hAnsi="Times New Roman" w:cs="Times New Roman"/>
          <w:sz w:val="24"/>
        </w:rPr>
        <w:t xml:space="preserve">Myo </w:t>
      </w:r>
      <w:r>
        <w:rPr>
          <w:rFonts w:ascii="Times New Roman" w:eastAsia="宋体" w:hAnsi="Times New Roman" w:cs="Times New Roman"/>
          <w:sz w:val="24"/>
        </w:rPr>
        <w:t>的设计并非单纯的吉祥物装饰，而是承担降低心理门槛、解释操作意义和提供情绪反馈的作用。</w:t>
      </w:r>
    </w:p>
    <w:p w14:paraId="6454530D" w14:textId="77777777" w:rsidR="00E94555" w:rsidRDefault="00000000">
      <w:pPr>
        <w:jc w:val="center"/>
      </w:pPr>
      <w:r>
        <w:rPr>
          <w:noProof/>
        </w:rPr>
        <w:lastRenderedPageBreak/>
        <w:drawing>
          <wp:inline distT="0" distB="0" distL="114300" distR="114300" wp14:anchorId="5CF227F3" wp14:editId="50F37FD3">
            <wp:extent cx="2177415" cy="485394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177415" cy="4853940"/>
                    </a:xfrm>
                    <a:prstGeom prst="rect">
                      <a:avLst/>
                    </a:prstGeom>
                    <a:noFill/>
                    <a:ln>
                      <a:noFill/>
                    </a:ln>
                  </pic:spPr>
                </pic:pic>
              </a:graphicData>
            </a:graphic>
          </wp:inline>
        </w:drawing>
      </w:r>
    </w:p>
    <w:p w14:paraId="1203094B" w14:textId="77777777" w:rsidR="00E94555" w:rsidRDefault="00000000">
      <w:pPr>
        <w:jc w:val="center"/>
        <w:rPr>
          <w:rFonts w:ascii="宋体" w:eastAsia="宋体" w:hAnsi="宋体" w:cs="宋体" w:hint="eastAsia"/>
          <w:b/>
          <w:bCs/>
          <w:szCs w:val="21"/>
        </w:rPr>
      </w:pPr>
      <w:r>
        <w:rPr>
          <w:rFonts w:ascii="宋体" w:eastAsia="宋体" w:hAnsi="宋体" w:cs="宋体" w:hint="eastAsia"/>
          <w:b/>
          <w:bCs/>
          <w:szCs w:val="21"/>
        </w:rPr>
        <w:t>图7 首次打开应用欢迎页</w:t>
      </w:r>
    </w:p>
    <w:p w14:paraId="1988477C" w14:textId="77777777" w:rsidR="00E94555" w:rsidRDefault="00E94555">
      <w:pPr>
        <w:jc w:val="center"/>
      </w:pPr>
    </w:p>
    <w:p w14:paraId="1C2B0D3B"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在首开流程中，用户不是被动阅读说明，而是通过聊天式问答表达自己的身份、月储蓄区间和面对波动的感受。系统据此生成</w:t>
      </w:r>
      <w:r>
        <w:rPr>
          <w:rFonts w:ascii="Times New Roman" w:eastAsia="宋体" w:hAnsi="Times New Roman" w:cs="Times New Roman"/>
          <w:sz w:val="24"/>
        </w:rPr>
        <w:t xml:space="preserve"> FirstSpot </w:t>
      </w:r>
      <w:r>
        <w:rPr>
          <w:rFonts w:ascii="Times New Roman" w:eastAsia="宋体" w:hAnsi="Times New Roman" w:cs="Times New Roman"/>
          <w:sz w:val="24"/>
        </w:rPr>
        <w:t>起步计划，并通过翻卡仪式给出第一张概念卡。这个流程对应了</w:t>
      </w:r>
      <w:r>
        <w:rPr>
          <w:rFonts w:ascii="Times New Roman" w:eastAsia="宋体" w:hAnsi="Times New Roman" w:cs="Times New Roman"/>
          <w:sz w:val="24"/>
        </w:rPr>
        <w:t xml:space="preserve"> Hooked </w:t>
      </w:r>
      <w:r>
        <w:rPr>
          <w:rFonts w:ascii="Times New Roman" w:eastAsia="宋体" w:hAnsi="Times New Roman" w:cs="Times New Roman"/>
          <w:sz w:val="24"/>
        </w:rPr>
        <w:t>模型中触发、行动、奖励和投入的循环</w:t>
      </w:r>
      <w:r>
        <w:rPr>
          <w:rFonts w:ascii="Times New Roman" w:eastAsia="宋体" w:hAnsi="Times New Roman" w:cs="Times New Roman"/>
          <w:sz w:val="24"/>
          <w:vertAlign w:val="superscript"/>
        </w:rPr>
        <w:t>[18]</w:t>
      </w:r>
      <w:r>
        <w:rPr>
          <w:rFonts w:ascii="Times New Roman" w:eastAsia="宋体" w:hAnsi="Times New Roman" w:cs="Times New Roman"/>
          <w:sz w:val="24"/>
        </w:rPr>
        <w:t>，但在</w:t>
      </w:r>
      <w:r>
        <w:rPr>
          <w:rFonts w:ascii="Times New Roman" w:eastAsia="宋体" w:hAnsi="Times New Roman" w:cs="Times New Roman"/>
          <w:sz w:val="24"/>
        </w:rPr>
        <w:t xml:space="preserve"> FirstSpot </w:t>
      </w:r>
      <w:r>
        <w:rPr>
          <w:rFonts w:ascii="Times New Roman" w:eastAsia="宋体" w:hAnsi="Times New Roman" w:cs="Times New Roman"/>
          <w:sz w:val="24"/>
        </w:rPr>
        <w:t>中其目标不是促成高频消费，而是让用户迈出理解投资的第一步。</w:t>
      </w:r>
    </w:p>
    <w:p w14:paraId="3AA75837" w14:textId="77777777" w:rsidR="00E94555" w:rsidRDefault="00E94555">
      <w:pPr>
        <w:jc w:val="center"/>
      </w:pPr>
    </w:p>
    <w:p w14:paraId="40F01045" w14:textId="77777777" w:rsidR="00E94555" w:rsidRDefault="00000000">
      <w:pPr>
        <w:jc w:val="center"/>
      </w:pPr>
      <w:r>
        <w:rPr>
          <w:noProof/>
        </w:rPr>
        <w:lastRenderedPageBreak/>
        <w:drawing>
          <wp:inline distT="0" distB="0" distL="114300" distR="114300" wp14:anchorId="287BA6BB" wp14:editId="2AB82F0C">
            <wp:extent cx="2820670" cy="6233160"/>
            <wp:effectExtent l="0" t="0" r="1778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2820670" cy="6233160"/>
                    </a:xfrm>
                    <a:prstGeom prst="rect">
                      <a:avLst/>
                    </a:prstGeom>
                    <a:noFill/>
                    <a:ln>
                      <a:noFill/>
                    </a:ln>
                  </pic:spPr>
                </pic:pic>
              </a:graphicData>
            </a:graphic>
          </wp:inline>
        </w:drawing>
      </w:r>
    </w:p>
    <w:p w14:paraId="54ACFC2F" w14:textId="77777777" w:rsidR="00E94555" w:rsidRDefault="00000000">
      <w:pPr>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hint="eastAsia"/>
          <w:b/>
          <w:bCs/>
          <w:szCs w:val="21"/>
        </w:rPr>
        <w:t>8</w:t>
      </w:r>
      <w:r>
        <w:rPr>
          <w:rFonts w:ascii="Times New Roman" w:hAnsi="Times New Roman" w:cs="Times New Roman"/>
          <w:b/>
          <w:bCs/>
          <w:szCs w:val="21"/>
        </w:rPr>
        <w:t xml:space="preserve"> </w:t>
      </w:r>
      <w:r>
        <w:rPr>
          <w:rFonts w:ascii="Times New Roman" w:hAnsi="Times New Roman" w:cs="Times New Roman"/>
          <w:b/>
          <w:bCs/>
          <w:szCs w:val="21"/>
        </w:rPr>
        <w:t>探索式交互与微反馈</w:t>
      </w:r>
      <w:r>
        <w:rPr>
          <w:rFonts w:ascii="Times New Roman" w:hAnsi="Times New Roman" w:cs="Times New Roman"/>
          <w:b/>
          <w:bCs/>
          <w:szCs w:val="21"/>
        </w:rPr>
        <w:t xml:space="preserve"> widgets</w:t>
      </w:r>
    </w:p>
    <w:p w14:paraId="0B537E1B" w14:textId="77777777" w:rsidR="00E94555" w:rsidRDefault="00E94555">
      <w:pPr>
        <w:jc w:val="center"/>
      </w:pPr>
    </w:p>
    <w:p w14:paraId="1D197BEC" w14:textId="77777777" w:rsidR="00E94555" w:rsidRDefault="00000000">
      <w:pPr>
        <w:outlineLvl w:val="1"/>
        <w:rPr>
          <w:rFonts w:ascii="黑体" w:eastAsia="黑体" w:hAnsi="黑体" w:cs="黑体" w:hint="eastAsia"/>
          <w:sz w:val="28"/>
          <w:szCs w:val="28"/>
        </w:rPr>
      </w:pPr>
      <w:bookmarkStart w:id="73" w:name="_Toc15219"/>
      <w:r>
        <w:rPr>
          <w:rFonts w:ascii="黑体" w:eastAsia="黑体" w:hAnsi="黑体" w:cs="黑体" w:hint="eastAsia"/>
          <w:sz w:val="28"/>
          <w:szCs w:val="28"/>
        </w:rPr>
        <w:t>4.3 投资者教育 12 章学习路径</w:t>
      </w:r>
      <w:bookmarkEnd w:id="73"/>
    </w:p>
    <w:p w14:paraId="75B3C35B" w14:textId="77777777" w:rsidR="00E94555" w:rsidRDefault="00E94555"/>
    <w:p w14:paraId="0C5A63DC"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将投资者教育拆分为</w:t>
      </w:r>
      <w:r>
        <w:rPr>
          <w:rFonts w:ascii="Times New Roman" w:eastAsia="宋体" w:hAnsi="Times New Roman" w:cs="Times New Roman"/>
          <w:sz w:val="24"/>
        </w:rPr>
        <w:t xml:space="preserve"> 12 </w:t>
      </w:r>
      <w:r>
        <w:rPr>
          <w:rFonts w:ascii="Times New Roman" w:eastAsia="宋体" w:hAnsi="Times New Roman" w:cs="Times New Roman"/>
          <w:sz w:val="24"/>
        </w:rPr>
        <w:t>章，从</w:t>
      </w:r>
      <w:r>
        <w:rPr>
          <w:rFonts w:ascii="Times New Roman" w:eastAsia="宋体" w:hAnsi="Times New Roman" w:cs="Times New Roman"/>
          <w:sz w:val="24"/>
        </w:rPr>
        <w:t>“</w:t>
      </w:r>
      <w:r>
        <w:rPr>
          <w:rFonts w:ascii="Times New Roman" w:eastAsia="宋体" w:hAnsi="Times New Roman" w:cs="Times New Roman"/>
          <w:sz w:val="24"/>
        </w:rPr>
        <w:t>什么是二级市场</w:t>
      </w:r>
      <w:r>
        <w:rPr>
          <w:rFonts w:ascii="Times New Roman" w:eastAsia="宋体" w:hAnsi="Times New Roman" w:cs="Times New Roman"/>
          <w:sz w:val="24"/>
        </w:rPr>
        <w:t>”</w:t>
      </w:r>
      <w:r>
        <w:rPr>
          <w:rFonts w:ascii="Times New Roman" w:eastAsia="宋体" w:hAnsi="Times New Roman" w:cs="Times New Roman"/>
          <w:sz w:val="24"/>
        </w:rPr>
        <w:t>到</w:t>
      </w:r>
      <w:r>
        <w:rPr>
          <w:rFonts w:ascii="Times New Roman" w:eastAsia="宋体" w:hAnsi="Times New Roman" w:cs="Times New Roman"/>
          <w:sz w:val="24"/>
        </w:rPr>
        <w:t>“</w:t>
      </w:r>
      <w:r>
        <w:rPr>
          <w:rFonts w:ascii="Times New Roman" w:eastAsia="宋体" w:hAnsi="Times New Roman" w:cs="Times New Roman"/>
          <w:sz w:val="24"/>
        </w:rPr>
        <w:t>搭建稳健组合</w:t>
      </w:r>
      <w:r>
        <w:rPr>
          <w:rFonts w:ascii="Times New Roman" w:eastAsia="宋体" w:hAnsi="Times New Roman" w:cs="Times New Roman"/>
          <w:sz w:val="24"/>
        </w:rPr>
        <w:t>”</w:t>
      </w:r>
      <w:r>
        <w:rPr>
          <w:rFonts w:ascii="Times New Roman" w:eastAsia="宋体" w:hAnsi="Times New Roman" w:cs="Times New Roman"/>
          <w:sz w:val="24"/>
        </w:rPr>
        <w:t>，覆盖交易规则、行情理解、估值、上市公司、风险、指数基金、现金管理、行为偏差和长期主义等内容。课程设计遵循</w:t>
      </w:r>
      <w:r>
        <w:rPr>
          <w:rFonts w:ascii="Times New Roman" w:eastAsia="宋体" w:hAnsi="Times New Roman" w:cs="Times New Roman"/>
          <w:sz w:val="24"/>
        </w:rPr>
        <w:t>“</w:t>
      </w:r>
      <w:r>
        <w:rPr>
          <w:rFonts w:ascii="Times New Roman" w:eastAsia="宋体" w:hAnsi="Times New Roman" w:cs="Times New Roman"/>
          <w:sz w:val="24"/>
        </w:rPr>
        <w:t>新手友好、大白话、案例驱动、互动问答、收藏反馈</w:t>
      </w:r>
      <w:r>
        <w:rPr>
          <w:rFonts w:ascii="Times New Roman" w:eastAsia="宋体" w:hAnsi="Times New Roman" w:cs="Times New Roman"/>
          <w:sz w:val="24"/>
        </w:rPr>
        <w:t>”</w:t>
      </w:r>
      <w:r>
        <w:rPr>
          <w:rFonts w:ascii="Times New Roman" w:eastAsia="宋体" w:hAnsi="Times New Roman" w:cs="Times New Roman"/>
          <w:sz w:val="24"/>
        </w:rPr>
        <w:t>的原则。每章学习完成后，用户可获得一张概念卡，卡片稀有度从白卡、蓝卡、紫卡到金卡递进。</w:t>
      </w:r>
    </w:p>
    <w:p w14:paraId="02B5B4AF"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这一结构体现了微学习思想。用户无需一次性学习完整金融体系，而是在每章内完成小目标：理解一个概念、完成一个案例、做一道互动题、通过章末小测。</w:t>
      </w:r>
      <w:r>
        <w:rPr>
          <w:rFonts w:ascii="Times New Roman" w:eastAsia="宋体" w:hAnsi="Times New Roman" w:cs="Times New Roman"/>
          <w:sz w:val="24"/>
        </w:rPr>
        <w:lastRenderedPageBreak/>
        <w:t>课程中的术语解释也被设计为可点击词卡，只有首次出现的重要术语被高亮，避免页面被过多标记干扰。点击术语后，</w:t>
      </w:r>
      <w:r>
        <w:rPr>
          <w:rFonts w:ascii="Times New Roman" w:eastAsia="宋体" w:hAnsi="Times New Roman" w:cs="Times New Roman"/>
          <w:sz w:val="24"/>
        </w:rPr>
        <w:t xml:space="preserve">Myo </w:t>
      </w:r>
      <w:r>
        <w:rPr>
          <w:rFonts w:ascii="Times New Roman" w:eastAsia="宋体" w:hAnsi="Times New Roman" w:cs="Times New Roman"/>
          <w:sz w:val="24"/>
        </w:rPr>
        <w:t>以白话解释概念，使专业词汇从阅读障碍转化为可探索对象。</w:t>
      </w:r>
    </w:p>
    <w:p w14:paraId="0FE1552D" w14:textId="77777777" w:rsidR="00E94555" w:rsidRDefault="00000000">
      <w:pPr>
        <w:jc w:val="center"/>
      </w:pPr>
      <w:r>
        <w:rPr>
          <w:noProof/>
        </w:rPr>
        <w:drawing>
          <wp:inline distT="0" distB="0" distL="114300" distR="114300" wp14:anchorId="76F1B466" wp14:editId="31A2B37A">
            <wp:extent cx="2515870" cy="5578475"/>
            <wp:effectExtent l="0" t="0" r="177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2515870" cy="5578475"/>
                    </a:xfrm>
                    <a:prstGeom prst="rect">
                      <a:avLst/>
                    </a:prstGeom>
                    <a:noFill/>
                    <a:ln>
                      <a:noFill/>
                    </a:ln>
                  </pic:spPr>
                </pic:pic>
              </a:graphicData>
            </a:graphic>
          </wp:inline>
        </w:drawing>
      </w:r>
    </w:p>
    <w:p w14:paraId="528D4A48"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图9 投资者教育主界面</w:t>
      </w:r>
    </w:p>
    <w:p w14:paraId="1167A013" w14:textId="77777777" w:rsidR="00E94555" w:rsidRDefault="00E94555">
      <w:pPr>
        <w:jc w:val="center"/>
      </w:pPr>
    </w:p>
    <w:p w14:paraId="4F74AC4D" w14:textId="77777777" w:rsidR="00E94555" w:rsidRDefault="00000000">
      <w:pPr>
        <w:outlineLvl w:val="1"/>
        <w:rPr>
          <w:rFonts w:ascii="黑体" w:eastAsia="黑体" w:hAnsi="黑体" w:cs="黑体" w:hint="eastAsia"/>
          <w:sz w:val="28"/>
          <w:szCs w:val="28"/>
        </w:rPr>
      </w:pPr>
      <w:bookmarkStart w:id="74" w:name="_Toc14051"/>
      <w:r>
        <w:rPr>
          <w:rFonts w:ascii="黑体" w:eastAsia="黑体" w:hAnsi="黑体" w:cs="黑体" w:hint="eastAsia"/>
          <w:sz w:val="28"/>
          <w:szCs w:val="28"/>
        </w:rPr>
        <w:t>4.4 PBL 奖励系统：采用 Points 与 Badges，审慎放弃 Leaderboards</w:t>
      </w:r>
      <w:bookmarkEnd w:id="74"/>
    </w:p>
    <w:p w14:paraId="4A02F70A" w14:textId="77777777" w:rsidR="00E94555" w:rsidRDefault="00E94555"/>
    <w:p w14:paraId="6ECC182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 xml:space="preserve"> PBL </w:t>
      </w:r>
      <w:r>
        <w:rPr>
          <w:rFonts w:ascii="Times New Roman" w:eastAsia="宋体" w:hAnsi="Times New Roman" w:cs="Times New Roman"/>
          <w:sz w:val="24"/>
        </w:rPr>
        <w:t>框架下，</w:t>
      </w:r>
      <w:r>
        <w:rPr>
          <w:rFonts w:ascii="Times New Roman" w:eastAsia="宋体" w:hAnsi="Times New Roman" w:cs="Times New Roman"/>
          <w:sz w:val="24"/>
        </w:rPr>
        <w:t xml:space="preserve">FirstSpot </w:t>
      </w:r>
      <w:r>
        <w:rPr>
          <w:rFonts w:ascii="Times New Roman" w:eastAsia="宋体" w:hAnsi="Times New Roman" w:cs="Times New Roman"/>
          <w:sz w:val="24"/>
        </w:rPr>
        <w:t>使用</w:t>
      </w:r>
      <w:r>
        <w:rPr>
          <w:rFonts w:ascii="Times New Roman" w:eastAsia="宋体" w:hAnsi="Times New Roman" w:cs="Times New Roman"/>
          <w:sz w:val="24"/>
        </w:rPr>
        <w:t xml:space="preserve"> Points </w:t>
      </w:r>
      <w:r>
        <w:rPr>
          <w:rFonts w:ascii="Times New Roman" w:eastAsia="宋体" w:hAnsi="Times New Roman" w:cs="Times New Roman"/>
          <w:sz w:val="24"/>
        </w:rPr>
        <w:t>和</w:t>
      </w:r>
      <w:r>
        <w:rPr>
          <w:rFonts w:ascii="Times New Roman" w:eastAsia="宋体" w:hAnsi="Times New Roman" w:cs="Times New Roman"/>
          <w:sz w:val="24"/>
        </w:rPr>
        <w:t xml:space="preserve"> Badges </w:t>
      </w:r>
      <w:r>
        <w:rPr>
          <w:rFonts w:ascii="Times New Roman" w:eastAsia="宋体" w:hAnsi="Times New Roman" w:cs="Times New Roman"/>
          <w:sz w:val="24"/>
        </w:rPr>
        <w:t>建立学习反馈。</w:t>
      </w:r>
      <w:r>
        <w:rPr>
          <w:rFonts w:ascii="Times New Roman" w:eastAsia="宋体" w:hAnsi="Times New Roman" w:cs="Times New Roman"/>
          <w:sz w:val="24"/>
        </w:rPr>
        <w:t xml:space="preserve">Points </w:t>
      </w:r>
      <w:r>
        <w:rPr>
          <w:rFonts w:ascii="Times New Roman" w:eastAsia="宋体" w:hAnsi="Times New Roman" w:cs="Times New Roman"/>
          <w:sz w:val="24"/>
        </w:rPr>
        <w:t>主要表现为</w:t>
      </w:r>
      <w:r>
        <w:rPr>
          <w:rFonts w:ascii="Times New Roman" w:eastAsia="宋体" w:hAnsi="Times New Roman" w:cs="Times New Roman"/>
          <w:sz w:val="24"/>
        </w:rPr>
        <w:t xml:space="preserve"> XP </w:t>
      </w:r>
      <w:r>
        <w:rPr>
          <w:rFonts w:ascii="Times New Roman" w:eastAsia="宋体" w:hAnsi="Times New Roman" w:cs="Times New Roman"/>
          <w:sz w:val="24"/>
        </w:rPr>
        <w:t>和进度点亮。用户完成首开、学习章节、答题、解锁卡片等行为时，会看到明确的数值或动画反馈。</w:t>
      </w:r>
      <w:r>
        <w:rPr>
          <w:rFonts w:ascii="Times New Roman" w:eastAsia="宋体" w:hAnsi="Times New Roman" w:cs="Times New Roman"/>
          <w:sz w:val="24"/>
        </w:rPr>
        <w:t xml:space="preserve">Points </w:t>
      </w:r>
      <w:r>
        <w:rPr>
          <w:rFonts w:ascii="Times New Roman" w:eastAsia="宋体" w:hAnsi="Times New Roman" w:cs="Times New Roman"/>
          <w:sz w:val="24"/>
        </w:rPr>
        <w:t>的作用不是制造数值崇拜，而是把</w:t>
      </w:r>
      <w:r>
        <w:rPr>
          <w:rFonts w:ascii="Times New Roman" w:eastAsia="宋体" w:hAnsi="Times New Roman" w:cs="Times New Roman"/>
          <w:sz w:val="24"/>
        </w:rPr>
        <w:t>“</w:t>
      </w:r>
      <w:r>
        <w:rPr>
          <w:rFonts w:ascii="Times New Roman" w:eastAsia="宋体" w:hAnsi="Times New Roman" w:cs="Times New Roman"/>
          <w:sz w:val="24"/>
        </w:rPr>
        <w:t>我学到了一点</w:t>
      </w:r>
      <w:r>
        <w:rPr>
          <w:rFonts w:ascii="Times New Roman" w:eastAsia="宋体" w:hAnsi="Times New Roman" w:cs="Times New Roman"/>
          <w:sz w:val="24"/>
        </w:rPr>
        <w:t>”</w:t>
      </w:r>
      <w:r>
        <w:rPr>
          <w:rFonts w:ascii="Times New Roman" w:eastAsia="宋体" w:hAnsi="Times New Roman" w:cs="Times New Roman"/>
          <w:sz w:val="24"/>
        </w:rPr>
        <w:t>变成可见状态。</w:t>
      </w:r>
    </w:p>
    <w:p w14:paraId="26C7114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Badges </w:t>
      </w:r>
      <w:r>
        <w:rPr>
          <w:rFonts w:ascii="Times New Roman" w:eastAsia="宋体" w:hAnsi="Times New Roman" w:cs="Times New Roman"/>
          <w:sz w:val="24"/>
        </w:rPr>
        <w:t>则表现为章节卡片、里程碑徽章和金库收藏。章节卡片对应用户完</w:t>
      </w:r>
      <w:r>
        <w:rPr>
          <w:rFonts w:ascii="Times New Roman" w:eastAsia="宋体" w:hAnsi="Times New Roman" w:cs="Times New Roman"/>
          <w:sz w:val="24"/>
        </w:rPr>
        <w:lastRenderedPageBreak/>
        <w:t>成的知识节点，徽章对应首次学习、首次小测、半程学习、概念复习和全章完成等里程碑。金库页面把这些成果集中展示，使学习记录从不可见的后台状态变成可回看、可收藏的个人资产。</w:t>
      </w:r>
    </w:p>
    <w:p w14:paraId="3DEF399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Leaderboards </w:t>
      </w:r>
      <w:r>
        <w:rPr>
          <w:rFonts w:ascii="Times New Roman" w:eastAsia="宋体" w:hAnsi="Times New Roman" w:cs="Times New Roman"/>
          <w:sz w:val="24"/>
        </w:rPr>
        <w:t>被明确排除在</w:t>
      </w:r>
      <w:r>
        <w:rPr>
          <w:rFonts w:ascii="Times New Roman" w:eastAsia="宋体" w:hAnsi="Times New Roman" w:cs="Times New Roman"/>
          <w:sz w:val="24"/>
        </w:rPr>
        <w:t xml:space="preserve"> V1 </w:t>
      </w:r>
      <w:r>
        <w:rPr>
          <w:rFonts w:ascii="Times New Roman" w:eastAsia="宋体" w:hAnsi="Times New Roman" w:cs="Times New Roman"/>
          <w:sz w:val="24"/>
        </w:rPr>
        <w:t>方案之外。金融教育中的排行榜存在较高风险：如果排名依据学习时长，可能鼓励形式化刷时长；如果依据答题速度，可能削弱理解质量；如果依据收益或资产表现，则会直接偏离投资者教育目标。因此，</w:t>
      </w:r>
      <w:r>
        <w:rPr>
          <w:rFonts w:ascii="Times New Roman" w:eastAsia="宋体" w:hAnsi="Times New Roman" w:cs="Times New Roman"/>
          <w:sz w:val="24"/>
        </w:rPr>
        <w:t xml:space="preserve">FirstSpot </w:t>
      </w:r>
      <w:r>
        <w:rPr>
          <w:rFonts w:ascii="Times New Roman" w:eastAsia="宋体" w:hAnsi="Times New Roman" w:cs="Times New Roman"/>
          <w:sz w:val="24"/>
        </w:rPr>
        <w:t>更强调个人成长曲线，而不是用户之间的竞争。</w:t>
      </w:r>
    </w:p>
    <w:p w14:paraId="1D8163C6" w14:textId="77777777" w:rsidR="00E94555" w:rsidRDefault="00E94555">
      <w:pPr>
        <w:jc w:val="left"/>
      </w:pPr>
    </w:p>
    <w:p w14:paraId="07DD5775" w14:textId="77777777" w:rsidR="00E94555" w:rsidRDefault="00000000">
      <w:pPr>
        <w:outlineLvl w:val="1"/>
        <w:rPr>
          <w:rFonts w:ascii="黑体" w:eastAsia="黑体" w:hAnsi="黑体" w:cs="黑体" w:hint="eastAsia"/>
          <w:sz w:val="28"/>
          <w:szCs w:val="28"/>
        </w:rPr>
      </w:pPr>
      <w:bookmarkStart w:id="75" w:name="_Toc18553"/>
      <w:r>
        <w:rPr>
          <w:rFonts w:ascii="黑体" w:eastAsia="黑体" w:hAnsi="黑体" w:cs="黑体" w:hint="eastAsia"/>
          <w:sz w:val="28"/>
          <w:szCs w:val="28"/>
        </w:rPr>
        <w:t>4.5 探索式交互与微反馈 widgets</w:t>
      </w:r>
      <w:bookmarkEnd w:id="75"/>
    </w:p>
    <w:p w14:paraId="5170E3A4" w14:textId="77777777" w:rsidR="00E94555" w:rsidRDefault="00E94555"/>
    <w:p w14:paraId="72D9F6FF"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在设计过程中保留了许多可探索触发的</w:t>
      </w:r>
      <w:r>
        <w:rPr>
          <w:rFonts w:ascii="Times New Roman" w:eastAsia="宋体" w:hAnsi="Times New Roman" w:cs="Times New Roman"/>
          <w:sz w:val="24"/>
        </w:rPr>
        <w:t xml:space="preserve"> widgets</w:t>
      </w:r>
      <w:r>
        <w:rPr>
          <w:rFonts w:ascii="Times New Roman" w:eastAsia="宋体" w:hAnsi="Times New Roman" w:cs="Times New Roman"/>
          <w:sz w:val="24"/>
        </w:rPr>
        <w:t>。这些</w:t>
      </w:r>
      <w:r>
        <w:rPr>
          <w:rFonts w:ascii="Times New Roman" w:eastAsia="宋体" w:hAnsi="Times New Roman" w:cs="Times New Roman"/>
          <w:sz w:val="24"/>
        </w:rPr>
        <w:t xml:space="preserve"> widgets </w:t>
      </w:r>
      <w:r>
        <w:rPr>
          <w:rFonts w:ascii="Times New Roman" w:eastAsia="宋体" w:hAnsi="Times New Roman" w:cs="Times New Roman"/>
          <w:sz w:val="24"/>
        </w:rPr>
        <w:t>不是孤立的小彩蛋，而是连接</w:t>
      </w:r>
      <w:r>
        <w:rPr>
          <w:rFonts w:ascii="Times New Roman" w:eastAsia="宋体" w:hAnsi="Times New Roman" w:cs="Times New Roman"/>
          <w:sz w:val="24"/>
        </w:rPr>
        <w:t>“</w:t>
      </w:r>
      <w:r>
        <w:rPr>
          <w:rFonts w:ascii="Times New Roman" w:eastAsia="宋体" w:hAnsi="Times New Roman" w:cs="Times New Roman"/>
          <w:sz w:val="24"/>
        </w:rPr>
        <w:t>操作、反馈、理解</w:t>
      </w:r>
      <w:r>
        <w:rPr>
          <w:rFonts w:ascii="Times New Roman" w:eastAsia="宋体" w:hAnsi="Times New Roman" w:cs="Times New Roman"/>
          <w:sz w:val="24"/>
        </w:rPr>
        <w:t>”</w:t>
      </w:r>
      <w:r>
        <w:rPr>
          <w:rFonts w:ascii="Times New Roman" w:eastAsia="宋体" w:hAnsi="Times New Roman" w:cs="Times New Roman"/>
          <w:sz w:val="24"/>
        </w:rPr>
        <w:t>的微型学习单元。例如，在欢迎页点击</w:t>
      </w:r>
      <w:r>
        <w:rPr>
          <w:rFonts w:ascii="Times New Roman" w:eastAsia="宋体" w:hAnsi="Times New Roman" w:cs="Times New Roman"/>
          <w:sz w:val="24"/>
        </w:rPr>
        <w:t xml:space="preserve"> Myo </w:t>
      </w:r>
      <w:r>
        <w:rPr>
          <w:rFonts w:ascii="Times New Roman" w:eastAsia="宋体" w:hAnsi="Times New Roman" w:cs="Times New Roman"/>
          <w:sz w:val="24"/>
        </w:rPr>
        <w:t>可以触发声音和表情反馈，形成轻松的第一印象；在学习页点击术语可以打开解释框，帮助用户主动补足知识；在</w:t>
      </w:r>
      <w:r>
        <w:rPr>
          <w:rFonts w:ascii="Times New Roman" w:eastAsia="宋体" w:hAnsi="Times New Roman" w:cs="Times New Roman"/>
          <w:sz w:val="24"/>
        </w:rPr>
        <w:t xml:space="preserve"> IPO </w:t>
      </w:r>
      <w:r>
        <w:rPr>
          <w:rFonts w:ascii="Times New Roman" w:eastAsia="宋体" w:hAnsi="Times New Roman" w:cs="Times New Roman"/>
          <w:sz w:val="24"/>
        </w:rPr>
        <w:t>案例中，用户通过拖拽参与方卡片推进流程，理解公司公开发行、承销商、基石投资者、散户打新和二级市场交易之间的关系；在奖励揭示中，用户通过翻卡和收下卡片完成阶段性仪式。</w:t>
      </w:r>
    </w:p>
    <w:p w14:paraId="2EE58E79"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这些交互设计体现了从</w:t>
      </w:r>
      <w:r>
        <w:rPr>
          <w:rFonts w:ascii="Times New Roman" w:eastAsia="宋体" w:hAnsi="Times New Roman" w:cs="Times New Roman"/>
          <w:sz w:val="24"/>
        </w:rPr>
        <w:t>“</w:t>
      </w:r>
      <w:r>
        <w:rPr>
          <w:rFonts w:ascii="Times New Roman" w:eastAsia="宋体" w:hAnsi="Times New Roman" w:cs="Times New Roman"/>
          <w:sz w:val="24"/>
        </w:rPr>
        <w:t>阅读式教育</w:t>
      </w:r>
      <w:r>
        <w:rPr>
          <w:rFonts w:ascii="Times New Roman" w:eastAsia="宋体" w:hAnsi="Times New Roman" w:cs="Times New Roman"/>
          <w:sz w:val="24"/>
        </w:rPr>
        <w:t>”</w:t>
      </w:r>
      <w:r>
        <w:rPr>
          <w:rFonts w:ascii="Times New Roman" w:eastAsia="宋体" w:hAnsi="Times New Roman" w:cs="Times New Roman"/>
          <w:sz w:val="24"/>
        </w:rPr>
        <w:t>到</w:t>
      </w:r>
      <w:r>
        <w:rPr>
          <w:rFonts w:ascii="Times New Roman" w:eastAsia="宋体" w:hAnsi="Times New Roman" w:cs="Times New Roman"/>
          <w:sz w:val="24"/>
        </w:rPr>
        <w:t>“</w:t>
      </w:r>
      <w:r>
        <w:rPr>
          <w:rFonts w:ascii="Times New Roman" w:eastAsia="宋体" w:hAnsi="Times New Roman" w:cs="Times New Roman"/>
          <w:sz w:val="24"/>
        </w:rPr>
        <w:t>操作式教育</w:t>
      </w:r>
      <w:r>
        <w:rPr>
          <w:rFonts w:ascii="Times New Roman" w:eastAsia="宋体" w:hAnsi="Times New Roman" w:cs="Times New Roman"/>
          <w:sz w:val="24"/>
        </w:rPr>
        <w:t>”</w:t>
      </w:r>
      <w:r>
        <w:rPr>
          <w:rFonts w:ascii="Times New Roman" w:eastAsia="宋体" w:hAnsi="Times New Roman" w:cs="Times New Roman"/>
          <w:sz w:val="24"/>
        </w:rPr>
        <w:t>的转变。用户不只是看见概念，而是通过点击、拖拽、匹配、翻转等动作把概念变成可处理的对象。对于移动端用户而言，这种探索式交互能够提升注意力，也能降低学习金融知识时的严肃感。</w:t>
      </w:r>
    </w:p>
    <w:p w14:paraId="379778EC" w14:textId="77777777" w:rsidR="00E94555" w:rsidRDefault="00E94555">
      <w:pPr>
        <w:rPr>
          <w:rFonts w:ascii="宋体" w:eastAsia="宋体" w:hAnsi="宋体" w:cs="宋体" w:hint="eastAsia"/>
          <w:sz w:val="24"/>
        </w:rPr>
      </w:pPr>
    </w:p>
    <w:p w14:paraId="4906BBB8" w14:textId="77777777" w:rsidR="00E94555" w:rsidRDefault="00000000">
      <w:pPr>
        <w:jc w:val="center"/>
      </w:pPr>
      <w:r>
        <w:rPr>
          <w:noProof/>
        </w:rPr>
        <w:lastRenderedPageBreak/>
        <w:drawing>
          <wp:inline distT="0" distB="0" distL="114300" distR="114300" wp14:anchorId="49CC2410" wp14:editId="3790645D">
            <wp:extent cx="3608070" cy="8037195"/>
            <wp:effectExtent l="0" t="0" r="1143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3608070" cy="8037195"/>
                    </a:xfrm>
                    <a:prstGeom prst="rect">
                      <a:avLst/>
                    </a:prstGeom>
                    <a:noFill/>
                    <a:ln>
                      <a:noFill/>
                    </a:ln>
                  </pic:spPr>
                </pic:pic>
              </a:graphicData>
            </a:graphic>
          </wp:inline>
        </w:drawing>
      </w:r>
    </w:p>
    <w:p w14:paraId="225C4E59" w14:textId="77777777" w:rsidR="00E94555" w:rsidRDefault="00000000">
      <w:pPr>
        <w:jc w:val="center"/>
        <w:rPr>
          <w:rFonts w:ascii="Times New Roman" w:hAnsi="Times New Roman" w:cs="Times New Roman"/>
          <w:b/>
          <w:bCs/>
        </w:rPr>
      </w:pPr>
      <w:r>
        <w:rPr>
          <w:rFonts w:ascii="Times New Roman" w:hAnsi="Times New Roman" w:cs="Times New Roman"/>
          <w:b/>
          <w:bCs/>
          <w:szCs w:val="21"/>
        </w:rPr>
        <w:t>图</w:t>
      </w:r>
      <w:r>
        <w:rPr>
          <w:rFonts w:ascii="Times New Roman" w:hAnsi="Times New Roman" w:cs="Times New Roman" w:hint="eastAsia"/>
          <w:b/>
          <w:bCs/>
          <w:szCs w:val="21"/>
        </w:rPr>
        <w:t>10</w:t>
      </w:r>
      <w:r>
        <w:rPr>
          <w:rFonts w:ascii="Times New Roman" w:hAnsi="Times New Roman" w:cs="Times New Roman"/>
          <w:b/>
          <w:bCs/>
          <w:szCs w:val="21"/>
        </w:rPr>
        <w:t xml:space="preserve"> </w:t>
      </w:r>
      <w:r>
        <w:rPr>
          <w:rFonts w:ascii="Times New Roman" w:hAnsi="Times New Roman" w:cs="Times New Roman"/>
          <w:b/>
          <w:bCs/>
          <w:szCs w:val="21"/>
        </w:rPr>
        <w:t>可操作</w:t>
      </w:r>
      <w:r>
        <w:rPr>
          <w:rFonts w:ascii="Times New Roman" w:hAnsi="Times New Roman" w:cs="Times New Roman"/>
          <w:b/>
          <w:bCs/>
          <w:szCs w:val="21"/>
        </w:rPr>
        <w:t>widgets</w:t>
      </w:r>
      <w:r>
        <w:rPr>
          <w:rFonts w:ascii="Times New Roman" w:hAnsi="Times New Roman" w:cs="Times New Roman"/>
          <w:b/>
          <w:bCs/>
          <w:szCs w:val="21"/>
        </w:rPr>
        <w:t>一例</w:t>
      </w:r>
    </w:p>
    <w:p w14:paraId="4A367144" w14:textId="77777777" w:rsidR="00E94555" w:rsidRDefault="00E94555">
      <w:pPr>
        <w:rPr>
          <w:rFonts w:ascii="黑体" w:eastAsia="黑体" w:hAnsi="黑体" w:cs="黑体" w:hint="eastAsia"/>
          <w:sz w:val="32"/>
          <w:szCs w:val="32"/>
        </w:rPr>
      </w:pPr>
    </w:p>
    <w:p w14:paraId="25A41BBD" w14:textId="77777777" w:rsidR="00E94555" w:rsidRDefault="00000000">
      <w:pPr>
        <w:numPr>
          <w:ilvl w:val="0"/>
          <w:numId w:val="1"/>
        </w:numPr>
        <w:outlineLvl w:val="0"/>
        <w:rPr>
          <w:rFonts w:ascii="黑体" w:eastAsia="黑体" w:hAnsi="黑体" w:cs="黑体" w:hint="eastAsia"/>
          <w:sz w:val="32"/>
          <w:szCs w:val="32"/>
        </w:rPr>
      </w:pPr>
      <w:bookmarkStart w:id="76" w:name="_Toc2811"/>
      <w:r>
        <w:rPr>
          <w:rFonts w:ascii="黑体" w:eastAsia="黑体" w:hAnsi="黑体" w:cs="黑体" w:hint="eastAsia"/>
          <w:sz w:val="32"/>
          <w:szCs w:val="32"/>
        </w:rPr>
        <w:lastRenderedPageBreak/>
        <w:t>系统实现与界面设计</w:t>
      </w:r>
      <w:bookmarkEnd w:id="76"/>
    </w:p>
    <w:p w14:paraId="23C8F9ED" w14:textId="77777777" w:rsidR="00E94555" w:rsidRDefault="00E94555"/>
    <w:p w14:paraId="7028D1E3" w14:textId="77777777" w:rsidR="00E94555" w:rsidRDefault="00000000">
      <w:pPr>
        <w:outlineLvl w:val="1"/>
        <w:rPr>
          <w:rFonts w:ascii="黑体" w:eastAsia="黑体" w:hAnsi="黑体" w:cs="黑体" w:hint="eastAsia"/>
          <w:sz w:val="28"/>
          <w:szCs w:val="28"/>
        </w:rPr>
      </w:pPr>
      <w:bookmarkStart w:id="77" w:name="_Toc5337"/>
      <w:r>
        <w:rPr>
          <w:rFonts w:ascii="黑体" w:eastAsia="黑体" w:hAnsi="黑体" w:cs="黑体" w:hint="eastAsia"/>
          <w:sz w:val="28"/>
          <w:szCs w:val="28"/>
        </w:rPr>
        <w:t>5.1 技术架构</w:t>
      </w:r>
      <w:bookmarkEnd w:id="77"/>
    </w:p>
    <w:p w14:paraId="6908D4AB" w14:textId="77777777" w:rsidR="00E94555" w:rsidRDefault="00E94555"/>
    <w:p w14:paraId="12D390D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移动端采用</w:t>
      </w:r>
      <w:r>
        <w:rPr>
          <w:rFonts w:ascii="Times New Roman" w:eastAsia="宋体" w:hAnsi="Times New Roman" w:cs="Times New Roman"/>
          <w:sz w:val="24"/>
        </w:rPr>
        <w:t xml:space="preserve"> Flutter </w:t>
      </w:r>
      <w:r>
        <w:rPr>
          <w:rFonts w:ascii="Times New Roman" w:eastAsia="宋体" w:hAnsi="Times New Roman" w:cs="Times New Roman"/>
          <w:sz w:val="24"/>
        </w:rPr>
        <w:t>实现，以支持跨平台开发和较高的一致性界面表现。项目以功能模块划分前端结构，包括</w:t>
      </w:r>
      <w:r>
        <w:rPr>
          <w:rFonts w:ascii="Times New Roman" w:eastAsia="宋体" w:hAnsi="Times New Roman" w:cs="Times New Roman"/>
          <w:sz w:val="24"/>
        </w:rPr>
        <w:t xml:space="preserve"> onboarding</w:t>
      </w:r>
      <w:r>
        <w:rPr>
          <w:rFonts w:ascii="Times New Roman" w:eastAsia="宋体" w:hAnsi="Times New Roman" w:cs="Times New Roman"/>
          <w:sz w:val="24"/>
        </w:rPr>
        <w:t>、</w:t>
      </w:r>
      <w:r>
        <w:rPr>
          <w:rFonts w:ascii="Times New Roman" w:eastAsia="宋体" w:hAnsi="Times New Roman" w:cs="Times New Roman"/>
          <w:sz w:val="24"/>
        </w:rPr>
        <w:t>learning_guidance</w:t>
      </w:r>
      <w:r>
        <w:rPr>
          <w:rFonts w:ascii="Times New Roman" w:eastAsia="宋体" w:hAnsi="Times New Roman" w:cs="Times New Roman"/>
          <w:sz w:val="24"/>
        </w:rPr>
        <w:t>、</w:t>
      </w:r>
      <w:r>
        <w:rPr>
          <w:rFonts w:ascii="Times New Roman" w:eastAsia="宋体" w:hAnsi="Times New Roman" w:cs="Times New Roman"/>
          <w:sz w:val="24"/>
        </w:rPr>
        <w:t xml:space="preserve">stock_insight </w:t>
      </w:r>
      <w:r>
        <w:rPr>
          <w:rFonts w:ascii="Times New Roman" w:eastAsia="宋体" w:hAnsi="Times New Roman" w:cs="Times New Roman"/>
          <w:sz w:val="24"/>
        </w:rPr>
        <w:t>和</w:t>
      </w:r>
      <w:r>
        <w:rPr>
          <w:rFonts w:ascii="Times New Roman" w:eastAsia="宋体" w:hAnsi="Times New Roman" w:cs="Times New Roman"/>
          <w:sz w:val="24"/>
        </w:rPr>
        <w:t xml:space="preserve"> finance_micro_widgets </w:t>
      </w:r>
      <w:r>
        <w:rPr>
          <w:rFonts w:ascii="Times New Roman" w:eastAsia="宋体" w:hAnsi="Times New Roman" w:cs="Times New Roman"/>
          <w:sz w:val="24"/>
        </w:rPr>
        <w:t>等模块。后端设计采用</w:t>
      </w:r>
      <w:r>
        <w:rPr>
          <w:rFonts w:ascii="Times New Roman" w:eastAsia="宋体" w:hAnsi="Times New Roman" w:cs="Times New Roman"/>
          <w:sz w:val="24"/>
        </w:rPr>
        <w:t xml:space="preserve"> Python </w:t>
      </w:r>
      <w:r>
        <w:rPr>
          <w:rFonts w:ascii="Times New Roman" w:eastAsia="宋体" w:hAnsi="Times New Roman" w:cs="Times New Roman"/>
          <w:sz w:val="24"/>
        </w:rPr>
        <w:t>与</w:t>
      </w:r>
      <w:r>
        <w:rPr>
          <w:rFonts w:ascii="Times New Roman" w:eastAsia="宋体" w:hAnsi="Times New Roman" w:cs="Times New Roman"/>
          <w:sz w:val="24"/>
        </w:rPr>
        <w:t xml:space="preserve"> FastAPI</w:t>
      </w:r>
      <w:r>
        <w:rPr>
          <w:rFonts w:ascii="Times New Roman" w:eastAsia="宋体" w:hAnsi="Times New Roman" w:cs="Times New Roman"/>
          <w:sz w:val="24"/>
        </w:rPr>
        <w:t>，数据存储采用轻量化数据库方案，并为行情数据接入、用户状态管理和后续扩展保留接口。</w:t>
      </w:r>
    </w:p>
    <w:p w14:paraId="5968777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在技术实现上，</w:t>
      </w:r>
      <w:r>
        <w:rPr>
          <w:rFonts w:ascii="Times New Roman" w:eastAsia="宋体" w:hAnsi="Times New Roman" w:cs="Times New Roman"/>
          <w:sz w:val="24"/>
        </w:rPr>
        <w:t xml:space="preserve">Flutter </w:t>
      </w:r>
      <w:r>
        <w:rPr>
          <w:rFonts w:ascii="Times New Roman" w:eastAsia="宋体" w:hAnsi="Times New Roman" w:cs="Times New Roman"/>
          <w:sz w:val="24"/>
        </w:rPr>
        <w:t>负责跨平台移动端界面和交互表现，适合快速实现首开动画、卡片翻转、拖拽练习、底部导航和响应式页面。</w:t>
      </w:r>
      <w:r>
        <w:rPr>
          <w:rFonts w:ascii="Times New Roman" w:eastAsia="宋体" w:hAnsi="Times New Roman" w:cs="Times New Roman"/>
          <w:sz w:val="24"/>
        </w:rPr>
        <w:t xml:space="preserve">Python </w:t>
      </w:r>
      <w:r>
        <w:rPr>
          <w:rFonts w:ascii="Times New Roman" w:eastAsia="宋体" w:hAnsi="Times New Roman" w:cs="Times New Roman"/>
          <w:sz w:val="24"/>
        </w:rPr>
        <w:t>与</w:t>
      </w:r>
      <w:r>
        <w:rPr>
          <w:rFonts w:ascii="Times New Roman" w:eastAsia="宋体" w:hAnsi="Times New Roman" w:cs="Times New Roman"/>
          <w:sz w:val="24"/>
        </w:rPr>
        <w:t xml:space="preserve"> FastAPI </w:t>
      </w:r>
      <w:r>
        <w:rPr>
          <w:rFonts w:ascii="Times New Roman" w:eastAsia="宋体" w:hAnsi="Times New Roman" w:cs="Times New Roman"/>
          <w:sz w:val="24"/>
        </w:rPr>
        <w:t>负责后端接口，优势在于开发效率高、接口结构清晰，便于后续接入行情数据、用户数据和</w:t>
      </w:r>
      <w:r>
        <w:rPr>
          <w:rFonts w:ascii="Times New Roman" w:eastAsia="宋体" w:hAnsi="Times New Roman" w:cs="Times New Roman"/>
          <w:sz w:val="24"/>
        </w:rPr>
        <w:t xml:space="preserve"> AI </w:t>
      </w:r>
      <w:r>
        <w:rPr>
          <w:rFonts w:ascii="Times New Roman" w:eastAsia="宋体" w:hAnsi="Times New Roman" w:cs="Times New Roman"/>
          <w:sz w:val="24"/>
        </w:rPr>
        <w:t>解释服务。</w:t>
      </w:r>
      <w:r>
        <w:rPr>
          <w:rFonts w:ascii="Times New Roman" w:eastAsia="宋体" w:hAnsi="Times New Roman" w:cs="Times New Roman"/>
          <w:sz w:val="24"/>
        </w:rPr>
        <w:t xml:space="preserve">SQLite </w:t>
      </w:r>
      <w:r>
        <w:rPr>
          <w:rFonts w:ascii="Times New Roman" w:eastAsia="宋体" w:hAnsi="Times New Roman" w:cs="Times New Roman"/>
          <w:sz w:val="24"/>
        </w:rPr>
        <w:t>或轻量级本地存储用于保存用户学习进度、已解锁卡片、徽章和基础账本记录。行情数据可以通过公开金融数据接口或后端数据抓取服务进行缓存与清洗，再提供给移动端展示。由于</w:t>
      </w:r>
      <w:r>
        <w:rPr>
          <w:rFonts w:ascii="Times New Roman" w:eastAsia="宋体" w:hAnsi="Times New Roman" w:cs="Times New Roman"/>
          <w:sz w:val="24"/>
        </w:rPr>
        <w:t xml:space="preserve"> FirstSpot </w:t>
      </w:r>
      <w:r>
        <w:rPr>
          <w:rFonts w:ascii="Times New Roman" w:eastAsia="宋体" w:hAnsi="Times New Roman" w:cs="Times New Roman"/>
          <w:sz w:val="24"/>
        </w:rPr>
        <w:t>当前定位为投资者教育与账本工具，系统架构应优先保证数据解释、进度记录和学习反馈的稳定性，而不是优先追求高频交易级别的实时性。</w:t>
      </w:r>
    </w:p>
    <w:p w14:paraId="17BB4D7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当前实现中，学习引导模块已经包括章节模型、课程数据、术语表、概念对话、小测组件、用户进度持久化和奖励状态。首开引导模块包括欢迎页、画像收集、迷你教学、起始计划和奖励揭示。首页提供学习路径、个股信息入口、工具入口和金库入口。这样的结构使设计方案不只是静态原型，而是具有可运行基础的应用系统。</w:t>
      </w:r>
    </w:p>
    <w:p w14:paraId="0797D481" w14:textId="77777777" w:rsidR="00E94555" w:rsidRDefault="00E94555"/>
    <w:p w14:paraId="66C01F85" w14:textId="77777777" w:rsidR="00E94555" w:rsidRDefault="00000000">
      <w:pPr>
        <w:outlineLvl w:val="1"/>
        <w:rPr>
          <w:rFonts w:ascii="黑体" w:eastAsia="黑体" w:hAnsi="黑体" w:cs="黑体" w:hint="eastAsia"/>
          <w:sz w:val="28"/>
          <w:szCs w:val="28"/>
        </w:rPr>
      </w:pPr>
      <w:bookmarkStart w:id="78" w:name="_Toc7555"/>
      <w:r>
        <w:rPr>
          <w:rFonts w:ascii="黑体" w:eastAsia="黑体" w:hAnsi="黑体" w:cs="黑体" w:hint="eastAsia"/>
          <w:sz w:val="28"/>
          <w:szCs w:val="28"/>
        </w:rPr>
        <w:t>5.2 个股详情页的信息降噪</w:t>
      </w:r>
      <w:bookmarkEnd w:id="78"/>
    </w:p>
    <w:p w14:paraId="7386162B" w14:textId="77777777" w:rsidR="00E94555" w:rsidRDefault="00E94555"/>
    <w:p w14:paraId="7A0D5C30"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个股详情页是</w:t>
      </w:r>
      <w:r>
        <w:rPr>
          <w:rFonts w:ascii="Times New Roman" w:eastAsia="宋体" w:hAnsi="Times New Roman" w:cs="Times New Roman"/>
          <w:sz w:val="24"/>
        </w:rPr>
        <w:t xml:space="preserve"> FirstSpot </w:t>
      </w:r>
      <w:r>
        <w:rPr>
          <w:rFonts w:ascii="Times New Roman" w:eastAsia="宋体" w:hAnsi="Times New Roman" w:cs="Times New Roman"/>
          <w:sz w:val="24"/>
        </w:rPr>
        <w:t>体现</w:t>
      </w:r>
      <w:r>
        <w:rPr>
          <w:rFonts w:ascii="Times New Roman" w:eastAsia="宋体" w:hAnsi="Times New Roman" w:cs="Times New Roman"/>
          <w:sz w:val="24"/>
        </w:rPr>
        <w:t>“</w:t>
      </w:r>
      <w:r>
        <w:rPr>
          <w:rFonts w:ascii="Times New Roman" w:eastAsia="宋体" w:hAnsi="Times New Roman" w:cs="Times New Roman"/>
          <w:sz w:val="24"/>
        </w:rPr>
        <w:t>去交易化</w:t>
      </w:r>
      <w:r>
        <w:rPr>
          <w:rFonts w:ascii="Times New Roman" w:eastAsia="宋体" w:hAnsi="Times New Roman" w:cs="Times New Roman"/>
          <w:sz w:val="24"/>
        </w:rPr>
        <w:t>”</w:t>
      </w:r>
      <w:r>
        <w:rPr>
          <w:rFonts w:ascii="Times New Roman" w:eastAsia="宋体" w:hAnsi="Times New Roman" w:cs="Times New Roman"/>
          <w:sz w:val="24"/>
        </w:rPr>
        <w:t>的重要页面。成熟券商软件通常包含</w:t>
      </w:r>
      <w:r>
        <w:rPr>
          <w:rFonts w:ascii="Times New Roman" w:eastAsia="宋体" w:hAnsi="Times New Roman" w:cs="Times New Roman"/>
          <w:sz w:val="24"/>
        </w:rPr>
        <w:t xml:space="preserve"> K </w:t>
      </w:r>
      <w:r>
        <w:rPr>
          <w:rFonts w:ascii="Times New Roman" w:eastAsia="宋体" w:hAnsi="Times New Roman" w:cs="Times New Roman"/>
          <w:sz w:val="24"/>
        </w:rPr>
        <w:t>线、盘口、资金流、技术指标、资讯、社区和买卖按钮，但这些功能对新手并不总是必要。</w:t>
      </w:r>
      <w:r>
        <w:rPr>
          <w:rFonts w:ascii="Times New Roman" w:eastAsia="宋体" w:hAnsi="Times New Roman" w:cs="Times New Roman"/>
          <w:sz w:val="24"/>
        </w:rPr>
        <w:t xml:space="preserve">FirstSpot </w:t>
      </w:r>
      <w:r>
        <w:rPr>
          <w:rFonts w:ascii="Times New Roman" w:eastAsia="宋体" w:hAnsi="Times New Roman" w:cs="Times New Roman"/>
          <w:sz w:val="24"/>
        </w:rPr>
        <w:t>的详情页选择保留当前价格、涨跌幅、平滑折线图、核心统计卡片、分析师情绪和白话简介等内容，剔除复杂技术指标和直接交易入口。</w:t>
      </w:r>
    </w:p>
    <w:p w14:paraId="6D96A548"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图表设计采用平滑折线图，并在不同时间窗口保持视觉语言一致。长周期数据先进行显示用降采样，再绘制平滑曲线，避免因点位过密造成锯齿和视觉噪声。这样的设计不仅是视觉风格选择，也是用户体验策略：新手首先需要理解趋势和风险，而不是被复杂指标推向短线交易判断。</w:t>
      </w:r>
    </w:p>
    <w:p w14:paraId="474FA122" w14:textId="77777777" w:rsidR="00E94555" w:rsidRDefault="00000000">
      <w:pPr>
        <w:jc w:val="center"/>
      </w:pPr>
      <w:r>
        <w:rPr>
          <w:noProof/>
        </w:rPr>
        <w:lastRenderedPageBreak/>
        <w:drawing>
          <wp:inline distT="0" distB="0" distL="114300" distR="114300" wp14:anchorId="39670280" wp14:editId="3FD7C39D">
            <wp:extent cx="2824480" cy="6285230"/>
            <wp:effectExtent l="0" t="0" r="139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tretch>
                      <a:fillRect/>
                    </a:stretch>
                  </pic:blipFill>
                  <pic:spPr>
                    <a:xfrm>
                      <a:off x="0" y="0"/>
                      <a:ext cx="2824480" cy="6285230"/>
                    </a:xfrm>
                    <a:prstGeom prst="rect">
                      <a:avLst/>
                    </a:prstGeom>
                    <a:noFill/>
                    <a:ln>
                      <a:noFill/>
                    </a:ln>
                  </pic:spPr>
                </pic:pic>
              </a:graphicData>
            </a:graphic>
          </wp:inline>
        </w:drawing>
      </w:r>
      <w:r>
        <w:br/>
      </w:r>
      <w:r>
        <w:rPr>
          <w:rFonts w:asciiTheme="minorEastAsia" w:hAnsiTheme="minorEastAsia" w:cstheme="minorEastAsia" w:hint="eastAsia"/>
          <w:b/>
          <w:bCs/>
          <w:szCs w:val="21"/>
        </w:rPr>
        <w:t>图11 个股详情页的信息降噪之后</w:t>
      </w:r>
    </w:p>
    <w:p w14:paraId="54E5776F" w14:textId="77777777" w:rsidR="00E94555" w:rsidRDefault="00E94555">
      <w:pPr>
        <w:jc w:val="center"/>
      </w:pPr>
    </w:p>
    <w:p w14:paraId="0223AE40" w14:textId="77777777" w:rsidR="00E94555" w:rsidRDefault="00000000">
      <w:pPr>
        <w:outlineLvl w:val="1"/>
        <w:rPr>
          <w:rFonts w:ascii="黑体" w:eastAsia="黑体" w:hAnsi="黑体" w:cs="黑体" w:hint="eastAsia"/>
          <w:sz w:val="28"/>
          <w:szCs w:val="28"/>
        </w:rPr>
      </w:pPr>
      <w:bookmarkStart w:id="79" w:name="_Toc359"/>
      <w:r>
        <w:rPr>
          <w:rFonts w:ascii="黑体" w:eastAsia="黑体" w:hAnsi="黑体" w:cs="黑体" w:hint="eastAsia"/>
          <w:sz w:val="28"/>
          <w:szCs w:val="28"/>
        </w:rPr>
        <w:t>5.3 金融小工具与投资账本能力</w:t>
      </w:r>
      <w:bookmarkEnd w:id="79"/>
    </w:p>
    <w:p w14:paraId="2DE08752" w14:textId="77777777" w:rsidR="00E94555" w:rsidRDefault="00E94555"/>
    <w:p w14:paraId="19B425D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还提供持仓成本、复利日均收益等金融小工具。这些工具回应了访谈中用户对</w:t>
      </w:r>
      <w:r>
        <w:rPr>
          <w:rFonts w:ascii="Times New Roman" w:eastAsia="宋体" w:hAnsi="Times New Roman" w:cs="Times New Roman"/>
          <w:sz w:val="24"/>
        </w:rPr>
        <w:t>“</w:t>
      </w:r>
      <w:r>
        <w:rPr>
          <w:rFonts w:ascii="Times New Roman" w:eastAsia="宋体" w:hAnsi="Times New Roman" w:cs="Times New Roman"/>
          <w:sz w:val="24"/>
        </w:rPr>
        <w:t>简单实用</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看得懂</w:t>
      </w:r>
      <w:r>
        <w:rPr>
          <w:rFonts w:ascii="Times New Roman" w:eastAsia="宋体" w:hAnsi="Times New Roman" w:cs="Times New Roman"/>
          <w:sz w:val="24"/>
        </w:rPr>
        <w:t>”</w:t>
      </w:r>
      <w:r>
        <w:rPr>
          <w:rFonts w:ascii="Times New Roman" w:eastAsia="宋体" w:hAnsi="Times New Roman" w:cs="Times New Roman"/>
          <w:sz w:val="24"/>
        </w:rPr>
        <w:t>的需求。与复杂金融计算器相比，</w:t>
      </w:r>
      <w:r>
        <w:rPr>
          <w:rFonts w:ascii="Times New Roman" w:eastAsia="宋体" w:hAnsi="Times New Roman" w:cs="Times New Roman"/>
          <w:sz w:val="24"/>
        </w:rPr>
        <w:t xml:space="preserve">FirstSpot </w:t>
      </w:r>
      <w:r>
        <w:rPr>
          <w:rFonts w:ascii="Times New Roman" w:eastAsia="宋体" w:hAnsi="Times New Roman" w:cs="Times New Roman"/>
          <w:sz w:val="24"/>
        </w:rPr>
        <w:t>的小工具更强调场景化表达：用户不是填写一堆公式参数，而是在与自己持仓、成本和收益相关的具体场景中理解计算结果。</w:t>
      </w:r>
    </w:p>
    <w:p w14:paraId="2F1D6E4C"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这些工具也是可探索</w:t>
      </w:r>
      <w:r>
        <w:rPr>
          <w:rFonts w:ascii="Times New Roman" w:eastAsia="宋体" w:hAnsi="Times New Roman" w:cs="Times New Roman"/>
          <w:sz w:val="24"/>
        </w:rPr>
        <w:t xml:space="preserve"> widgets </w:t>
      </w:r>
      <w:r>
        <w:rPr>
          <w:rFonts w:ascii="Times New Roman" w:eastAsia="宋体" w:hAnsi="Times New Roman" w:cs="Times New Roman"/>
          <w:sz w:val="24"/>
        </w:rPr>
        <w:t>的一部分。它们被放在首页底部工具入口中，不抢占主线学习路径，但用户可以在需要时主动打开。这样的设计既避免首页信息过载，也保留了产品的实用属性。</w:t>
      </w:r>
    </w:p>
    <w:p w14:paraId="171D1960" w14:textId="77777777" w:rsidR="00E94555" w:rsidRDefault="00E94555">
      <w:pPr>
        <w:rPr>
          <w:rFonts w:ascii="宋体" w:eastAsia="宋体" w:hAnsi="宋体" w:cs="宋体" w:hint="eastAsia"/>
          <w:sz w:val="24"/>
        </w:rPr>
      </w:pPr>
    </w:p>
    <w:p w14:paraId="52634174" w14:textId="77777777" w:rsidR="00E94555" w:rsidRDefault="00E94555"/>
    <w:p w14:paraId="44D2E737" w14:textId="77777777" w:rsidR="00E94555" w:rsidRDefault="00000000">
      <w:pPr>
        <w:numPr>
          <w:ilvl w:val="0"/>
          <w:numId w:val="1"/>
        </w:numPr>
        <w:outlineLvl w:val="0"/>
        <w:rPr>
          <w:rFonts w:ascii="黑体" w:eastAsia="黑体" w:hAnsi="黑体" w:cs="黑体" w:hint="eastAsia"/>
          <w:sz w:val="32"/>
          <w:szCs w:val="32"/>
        </w:rPr>
      </w:pPr>
      <w:bookmarkStart w:id="80" w:name="_Toc18947"/>
      <w:r>
        <w:rPr>
          <w:rFonts w:ascii="黑体" w:eastAsia="黑体" w:hAnsi="黑体" w:cs="黑体" w:hint="eastAsia"/>
          <w:sz w:val="32"/>
          <w:szCs w:val="32"/>
        </w:rPr>
        <w:t>设计评价与体验后访谈补充</w:t>
      </w:r>
      <w:bookmarkEnd w:id="80"/>
    </w:p>
    <w:p w14:paraId="69FD0E48" w14:textId="77777777" w:rsidR="00E94555" w:rsidRDefault="00E94555"/>
    <w:p w14:paraId="2C19D02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由于毕业设计周期和个人开发条件限制，本项目未开展大规模问卷调查，而是采用前期深度访谈、竞品对比体验、设计过程验证和体验后反馈整理的方式进行评价。该方法更符合当前项目阶段：</w:t>
      </w:r>
      <w:r>
        <w:rPr>
          <w:rFonts w:ascii="Times New Roman" w:eastAsia="宋体" w:hAnsi="Times New Roman" w:cs="Times New Roman"/>
          <w:sz w:val="24"/>
        </w:rPr>
        <w:t xml:space="preserve">FirstSpot </w:t>
      </w:r>
      <w:r>
        <w:rPr>
          <w:rFonts w:ascii="Times New Roman" w:eastAsia="宋体" w:hAnsi="Times New Roman" w:cs="Times New Roman"/>
          <w:sz w:val="24"/>
        </w:rPr>
        <w:t>仍是个人毕业设计与</w:t>
      </w:r>
      <w:r>
        <w:rPr>
          <w:rFonts w:ascii="Times New Roman" w:eastAsia="宋体" w:hAnsi="Times New Roman" w:cs="Times New Roman"/>
          <w:sz w:val="24"/>
        </w:rPr>
        <w:t xml:space="preserve"> MVP </w:t>
      </w:r>
      <w:r>
        <w:rPr>
          <w:rFonts w:ascii="Times New Roman" w:eastAsia="宋体" w:hAnsi="Times New Roman" w:cs="Times New Roman"/>
          <w:sz w:val="24"/>
        </w:rPr>
        <w:t>形态，重点在于验证设计方向是否回应了目标用户的真实痛点。</w:t>
      </w:r>
    </w:p>
    <w:p w14:paraId="7554170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在体验后访谈中，受访者并非只单独评价</w:t>
      </w:r>
      <w:r>
        <w:rPr>
          <w:rFonts w:ascii="Times New Roman" w:eastAsia="宋体" w:hAnsi="Times New Roman" w:cs="Times New Roman"/>
          <w:sz w:val="24"/>
        </w:rPr>
        <w:t xml:space="preserve"> FirstSpot</w:t>
      </w:r>
      <w:r>
        <w:rPr>
          <w:rFonts w:ascii="Times New Roman" w:eastAsia="宋体" w:hAnsi="Times New Roman" w:cs="Times New Roman"/>
          <w:sz w:val="24"/>
        </w:rPr>
        <w:t>，而是先体验或回看市场上主要金融产品入口，包括支付宝基金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理财入口、银行理财板块、券商或基金平台中的行情与产品展示页面，再与</w:t>
      </w:r>
      <w:r>
        <w:rPr>
          <w:rFonts w:ascii="Times New Roman" w:eastAsia="宋体" w:hAnsi="Times New Roman" w:cs="Times New Roman"/>
          <w:sz w:val="24"/>
        </w:rPr>
        <w:t xml:space="preserve"> FirstSpot </w:t>
      </w:r>
      <w:r>
        <w:rPr>
          <w:rFonts w:ascii="Times New Roman" w:eastAsia="宋体" w:hAnsi="Times New Roman" w:cs="Times New Roman"/>
          <w:sz w:val="24"/>
        </w:rPr>
        <w:t>的首开引导、学习路径、个股详情页和游戏化反馈进行对比。对比重点包括四个方面：信息是否容易理解、页面是否存在过强交易或产品推荐导向、是否能解释风险与术语、是否能让用户愿意继续探索。这样的安排使评价更接近真实使用情境，也能检验</w:t>
      </w:r>
      <w:r>
        <w:rPr>
          <w:rFonts w:ascii="Times New Roman" w:eastAsia="宋体" w:hAnsi="Times New Roman" w:cs="Times New Roman"/>
          <w:sz w:val="24"/>
        </w:rPr>
        <w:t xml:space="preserve"> FirstSpot </w:t>
      </w:r>
      <w:r>
        <w:rPr>
          <w:rFonts w:ascii="Times New Roman" w:eastAsia="宋体" w:hAnsi="Times New Roman" w:cs="Times New Roman"/>
          <w:sz w:val="24"/>
        </w:rPr>
        <w:t>是否真正回应了前期访谈中的痛点。</w:t>
      </w:r>
    </w:p>
    <w:p w14:paraId="360448B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体验后访谈的问题设计延续前期概念验证访谈的逻辑，但重点从</w:t>
      </w:r>
      <w:r>
        <w:rPr>
          <w:rFonts w:ascii="Times New Roman" w:eastAsia="宋体" w:hAnsi="Times New Roman" w:cs="Times New Roman"/>
          <w:sz w:val="24"/>
        </w:rPr>
        <w:t>“</w:t>
      </w:r>
      <w:r>
        <w:rPr>
          <w:rFonts w:ascii="Times New Roman" w:eastAsia="宋体" w:hAnsi="Times New Roman" w:cs="Times New Roman"/>
          <w:sz w:val="24"/>
        </w:rPr>
        <w:t>是否存在痛点</w:t>
      </w:r>
      <w:r>
        <w:rPr>
          <w:rFonts w:ascii="Times New Roman" w:eastAsia="宋体" w:hAnsi="Times New Roman" w:cs="Times New Roman"/>
          <w:sz w:val="24"/>
        </w:rPr>
        <w:t>”</w:t>
      </w:r>
      <w:r>
        <w:rPr>
          <w:rFonts w:ascii="Times New Roman" w:eastAsia="宋体" w:hAnsi="Times New Roman" w:cs="Times New Roman"/>
          <w:sz w:val="24"/>
        </w:rPr>
        <w:t>转向</w:t>
      </w:r>
      <w:r>
        <w:rPr>
          <w:rFonts w:ascii="Times New Roman" w:eastAsia="宋体" w:hAnsi="Times New Roman" w:cs="Times New Roman"/>
          <w:sz w:val="24"/>
        </w:rPr>
        <w:t xml:space="preserve">“FirstSpot </w:t>
      </w:r>
      <w:r>
        <w:rPr>
          <w:rFonts w:ascii="Times New Roman" w:eastAsia="宋体" w:hAnsi="Times New Roman" w:cs="Times New Roman"/>
          <w:sz w:val="24"/>
        </w:rPr>
        <w:t>是否回应痛点</w:t>
      </w:r>
      <w:r>
        <w:rPr>
          <w:rFonts w:ascii="Times New Roman" w:eastAsia="宋体" w:hAnsi="Times New Roman" w:cs="Times New Roman"/>
          <w:sz w:val="24"/>
        </w:rPr>
        <w:t>”</w:t>
      </w:r>
      <w:r>
        <w:rPr>
          <w:rFonts w:ascii="Times New Roman" w:eastAsia="宋体" w:hAnsi="Times New Roman" w:cs="Times New Roman"/>
          <w:sz w:val="24"/>
        </w:rPr>
        <w:t>。因此，问题围绕五个方面展开：第一，</w:t>
      </w:r>
      <w:r>
        <w:rPr>
          <w:rFonts w:ascii="Times New Roman" w:eastAsia="宋体" w:hAnsi="Times New Roman" w:cs="Times New Roman"/>
          <w:sz w:val="24"/>
        </w:rPr>
        <w:t xml:space="preserve">FirstSpot </w:t>
      </w:r>
      <w:r>
        <w:rPr>
          <w:rFonts w:ascii="Times New Roman" w:eastAsia="宋体" w:hAnsi="Times New Roman" w:cs="Times New Roman"/>
          <w:sz w:val="24"/>
        </w:rPr>
        <w:t>与主流金融入口相比是否降低理解门槛；第二，</w:t>
      </w:r>
      <w:r>
        <w:rPr>
          <w:rFonts w:ascii="Times New Roman" w:eastAsia="宋体" w:hAnsi="Times New Roman" w:cs="Times New Roman"/>
          <w:sz w:val="24"/>
        </w:rPr>
        <w:t xml:space="preserve">Myo </w:t>
      </w:r>
      <w:r>
        <w:rPr>
          <w:rFonts w:ascii="Times New Roman" w:eastAsia="宋体" w:hAnsi="Times New Roman" w:cs="Times New Roman"/>
          <w:sz w:val="24"/>
        </w:rPr>
        <w:t>角色和聊天式讲解是否提升亲和力；第三，</w:t>
      </w:r>
      <w:r>
        <w:rPr>
          <w:rFonts w:ascii="Times New Roman" w:eastAsia="宋体" w:hAnsi="Times New Roman" w:cs="Times New Roman"/>
          <w:sz w:val="24"/>
        </w:rPr>
        <w:t>XP</w:t>
      </w:r>
      <w:r>
        <w:rPr>
          <w:rFonts w:ascii="Times New Roman" w:eastAsia="宋体" w:hAnsi="Times New Roman" w:cs="Times New Roman"/>
          <w:sz w:val="24"/>
        </w:rPr>
        <w:t>、卡片、徽章和金库是否形成适度激励；第四，可探索</w:t>
      </w:r>
      <w:r>
        <w:rPr>
          <w:rFonts w:ascii="Times New Roman" w:eastAsia="宋体" w:hAnsi="Times New Roman" w:cs="Times New Roman"/>
          <w:sz w:val="24"/>
        </w:rPr>
        <w:t xml:space="preserve"> widgets </w:t>
      </w:r>
      <w:r>
        <w:rPr>
          <w:rFonts w:ascii="Times New Roman" w:eastAsia="宋体" w:hAnsi="Times New Roman" w:cs="Times New Roman"/>
          <w:sz w:val="24"/>
        </w:rPr>
        <w:t>是否帮助用户理解概念；第五，用户最希望保留或增强的功能是什么。这样的设计能够将体验评价与前期需求定义对应起来，避免评价只停留在</w:t>
      </w:r>
      <w:r>
        <w:rPr>
          <w:rFonts w:ascii="Times New Roman" w:eastAsia="宋体" w:hAnsi="Times New Roman" w:cs="Times New Roman"/>
          <w:sz w:val="24"/>
        </w:rPr>
        <w:t>“</w:t>
      </w:r>
      <w:r>
        <w:rPr>
          <w:rFonts w:ascii="Times New Roman" w:eastAsia="宋体" w:hAnsi="Times New Roman" w:cs="Times New Roman"/>
          <w:sz w:val="24"/>
        </w:rPr>
        <w:t>喜欢</w:t>
      </w:r>
      <w:r>
        <w:rPr>
          <w:rFonts w:ascii="Times New Roman" w:eastAsia="宋体" w:hAnsi="Times New Roman" w:cs="Times New Roman"/>
          <w:sz w:val="24"/>
        </w:rPr>
        <w:t>/</w:t>
      </w:r>
      <w:r>
        <w:rPr>
          <w:rFonts w:ascii="Times New Roman" w:eastAsia="宋体" w:hAnsi="Times New Roman" w:cs="Times New Roman"/>
          <w:sz w:val="24"/>
        </w:rPr>
        <w:t>不喜欢</w:t>
      </w:r>
      <w:r>
        <w:rPr>
          <w:rFonts w:ascii="Times New Roman" w:eastAsia="宋体" w:hAnsi="Times New Roman" w:cs="Times New Roman"/>
          <w:sz w:val="24"/>
        </w:rPr>
        <w:t>”</w:t>
      </w:r>
      <w:r>
        <w:rPr>
          <w:rFonts w:ascii="Times New Roman" w:eastAsia="宋体" w:hAnsi="Times New Roman" w:cs="Times New Roman"/>
          <w:sz w:val="24"/>
        </w:rPr>
        <w:t>的主观层面。</w:t>
      </w:r>
    </w:p>
    <w:p w14:paraId="5D66D1AC"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从整理出的反馈看，用户普遍认可</w:t>
      </w:r>
      <w:r>
        <w:rPr>
          <w:rFonts w:ascii="Times New Roman" w:eastAsia="宋体" w:hAnsi="Times New Roman" w:cs="Times New Roman"/>
          <w:sz w:val="24"/>
        </w:rPr>
        <w:t xml:space="preserve"> FirstSpot </w:t>
      </w:r>
      <w:r>
        <w:rPr>
          <w:rFonts w:ascii="Times New Roman" w:eastAsia="宋体" w:hAnsi="Times New Roman" w:cs="Times New Roman"/>
          <w:sz w:val="24"/>
        </w:rPr>
        <w:t>与传统金融应用的区别。受访者在对比体验中认为，主流金融入口的优势在于数据完整、产品数量丰富、交易链路成熟，但其首页和产品详情页常常同时呈现收益率、榜单、推荐位、风险等级、活动入口和大量专业术语，新手很难判断优先阅读顺序。相比之下，</w:t>
      </w:r>
      <w:r>
        <w:rPr>
          <w:rFonts w:ascii="Times New Roman" w:eastAsia="宋体" w:hAnsi="Times New Roman" w:cs="Times New Roman"/>
          <w:sz w:val="24"/>
        </w:rPr>
        <w:t xml:space="preserve">FirstSpot </w:t>
      </w:r>
      <w:r>
        <w:rPr>
          <w:rFonts w:ascii="Times New Roman" w:eastAsia="宋体" w:hAnsi="Times New Roman" w:cs="Times New Roman"/>
          <w:sz w:val="24"/>
        </w:rPr>
        <w:t>的差异在于不急于让用户购买或交易，而是先通过引导、解释和小任务建立理解。</w:t>
      </w:r>
    </w:p>
    <w:p w14:paraId="4C86A5F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已有基金经验的用户更关注产品是否足够专业和可信，认为</w:t>
      </w:r>
      <w:r>
        <w:rPr>
          <w:rFonts w:ascii="Times New Roman" w:eastAsia="宋体" w:hAnsi="Times New Roman" w:cs="Times New Roman"/>
          <w:sz w:val="24"/>
        </w:rPr>
        <w:t xml:space="preserve"> AI</w:t>
      </w:r>
      <w:r>
        <w:rPr>
          <w:rFonts w:ascii="Times New Roman" w:eastAsia="宋体" w:hAnsi="Times New Roman" w:cs="Times New Roman"/>
          <w:sz w:val="24"/>
        </w:rPr>
        <w:t>、个股研究和长期复盘可以继续增强；理财经验较少的用户更重视界面简单、解释清楚和不制造压力；对本金门槛敏感的用户则认为学习路径可以帮助自己在资金积累前先建立知识基础。对于</w:t>
      </w:r>
      <w:r>
        <w:rPr>
          <w:rFonts w:ascii="Times New Roman" w:eastAsia="宋体" w:hAnsi="Times New Roman" w:cs="Times New Roman"/>
          <w:sz w:val="24"/>
        </w:rPr>
        <w:t xml:space="preserve"> PBL</w:t>
      </w:r>
      <w:r>
        <w:rPr>
          <w:rFonts w:ascii="Times New Roman" w:eastAsia="宋体" w:hAnsi="Times New Roman" w:cs="Times New Roman"/>
          <w:sz w:val="24"/>
        </w:rPr>
        <w:t>，用户普遍接受</w:t>
      </w:r>
      <w:r>
        <w:rPr>
          <w:rFonts w:ascii="Times New Roman" w:eastAsia="宋体" w:hAnsi="Times New Roman" w:cs="Times New Roman"/>
          <w:sz w:val="24"/>
        </w:rPr>
        <w:t xml:space="preserve"> Points </w:t>
      </w:r>
      <w:r>
        <w:rPr>
          <w:rFonts w:ascii="Times New Roman" w:eastAsia="宋体" w:hAnsi="Times New Roman" w:cs="Times New Roman"/>
          <w:sz w:val="24"/>
        </w:rPr>
        <w:t>和</w:t>
      </w:r>
      <w:r>
        <w:rPr>
          <w:rFonts w:ascii="Times New Roman" w:eastAsia="宋体" w:hAnsi="Times New Roman" w:cs="Times New Roman"/>
          <w:sz w:val="24"/>
        </w:rPr>
        <w:t xml:space="preserve"> Badges</w:t>
      </w:r>
      <w:r>
        <w:rPr>
          <w:rFonts w:ascii="Times New Roman" w:eastAsia="宋体" w:hAnsi="Times New Roman" w:cs="Times New Roman"/>
          <w:sz w:val="24"/>
        </w:rPr>
        <w:t>，但对排行榜态度谨慎，认为金融学习不适合做成收益或速度竞争。可探索</w:t>
      </w:r>
      <w:r>
        <w:rPr>
          <w:rFonts w:ascii="Times New Roman" w:eastAsia="宋体" w:hAnsi="Times New Roman" w:cs="Times New Roman"/>
          <w:sz w:val="24"/>
        </w:rPr>
        <w:t xml:space="preserve"> widgets </w:t>
      </w:r>
      <w:r>
        <w:rPr>
          <w:rFonts w:ascii="Times New Roman" w:eastAsia="宋体" w:hAnsi="Times New Roman" w:cs="Times New Roman"/>
          <w:sz w:val="24"/>
        </w:rPr>
        <w:t>被认为能增加</w:t>
      </w:r>
      <w:r>
        <w:rPr>
          <w:rFonts w:ascii="Times New Roman" w:eastAsia="宋体" w:hAnsi="Times New Roman" w:cs="Times New Roman"/>
          <w:sz w:val="24"/>
        </w:rPr>
        <w:t>“</w:t>
      </w:r>
      <w:r>
        <w:rPr>
          <w:rFonts w:ascii="Times New Roman" w:eastAsia="宋体" w:hAnsi="Times New Roman" w:cs="Times New Roman"/>
          <w:sz w:val="24"/>
        </w:rPr>
        <w:t>愿意点开看一看</w:t>
      </w:r>
      <w:r>
        <w:rPr>
          <w:rFonts w:ascii="Times New Roman" w:eastAsia="宋体" w:hAnsi="Times New Roman" w:cs="Times New Roman"/>
          <w:sz w:val="24"/>
        </w:rPr>
        <w:t>”</w:t>
      </w:r>
      <w:r>
        <w:rPr>
          <w:rFonts w:ascii="Times New Roman" w:eastAsia="宋体" w:hAnsi="Times New Roman" w:cs="Times New Roman"/>
          <w:sz w:val="24"/>
        </w:rPr>
        <w:t>的动机，尤其是术语解释、拖拽案例和卡片收藏，比纯文字课程更容易接受。</w:t>
      </w:r>
    </w:p>
    <w:p w14:paraId="649A304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这些反馈说明，</w:t>
      </w:r>
      <w:r>
        <w:rPr>
          <w:rFonts w:ascii="Times New Roman" w:eastAsia="宋体" w:hAnsi="Times New Roman" w:cs="Times New Roman"/>
          <w:sz w:val="24"/>
        </w:rPr>
        <w:t xml:space="preserve">FirstSpot </w:t>
      </w:r>
      <w:r>
        <w:rPr>
          <w:rFonts w:ascii="Times New Roman" w:eastAsia="宋体" w:hAnsi="Times New Roman" w:cs="Times New Roman"/>
          <w:sz w:val="24"/>
        </w:rPr>
        <w:t>的设计价值不在于替代专业交易软件，而在于为年轻用户提供一个更温和、更可理解、更具有持续反馈的投资入门环境。项目仍可继续完善数据服务、</w:t>
      </w:r>
      <w:r>
        <w:rPr>
          <w:rFonts w:ascii="Times New Roman" w:eastAsia="宋体" w:hAnsi="Times New Roman" w:cs="Times New Roman"/>
          <w:sz w:val="24"/>
        </w:rPr>
        <w:t xml:space="preserve">AI </w:t>
      </w:r>
      <w:r>
        <w:rPr>
          <w:rFonts w:ascii="Times New Roman" w:eastAsia="宋体" w:hAnsi="Times New Roman" w:cs="Times New Roman"/>
          <w:sz w:val="24"/>
        </w:rPr>
        <w:t>投研解释、更多学习章节和用户长期使用数据评价，但当前设计已经形成了较清晰的产品逻辑和实现基础。</w:t>
      </w:r>
    </w:p>
    <w:p w14:paraId="0A3AE013" w14:textId="77777777" w:rsidR="00E94555" w:rsidRDefault="00E94555">
      <w:pPr>
        <w:rPr>
          <w:rFonts w:ascii="宋体" w:eastAsia="宋体" w:hAnsi="宋体" w:cs="宋体" w:hint="eastAsia"/>
          <w:sz w:val="24"/>
        </w:rPr>
      </w:pPr>
    </w:p>
    <w:p w14:paraId="0FB2E8EF" w14:textId="77777777" w:rsidR="00E94555" w:rsidRDefault="00E94555">
      <w:pPr>
        <w:rPr>
          <w:rFonts w:ascii="宋体" w:eastAsia="宋体" w:hAnsi="宋体" w:cs="宋体" w:hint="eastAsia"/>
          <w:sz w:val="24"/>
        </w:rPr>
      </w:pPr>
    </w:p>
    <w:p w14:paraId="5D9EDCDC" w14:textId="77777777" w:rsidR="00E94555" w:rsidRDefault="00000000">
      <w:pPr>
        <w:numPr>
          <w:ilvl w:val="0"/>
          <w:numId w:val="1"/>
        </w:numPr>
        <w:outlineLvl w:val="0"/>
        <w:rPr>
          <w:rFonts w:ascii="黑体" w:eastAsia="黑体" w:hAnsi="黑体" w:cs="黑体" w:hint="eastAsia"/>
          <w:sz w:val="32"/>
          <w:szCs w:val="32"/>
        </w:rPr>
      </w:pPr>
      <w:bookmarkStart w:id="81" w:name="_Toc2440"/>
      <w:r>
        <w:rPr>
          <w:rFonts w:ascii="黑体" w:eastAsia="黑体" w:hAnsi="黑体" w:cs="黑体" w:hint="eastAsia"/>
          <w:sz w:val="32"/>
          <w:szCs w:val="32"/>
        </w:rPr>
        <w:t>结论</w:t>
      </w:r>
      <w:bookmarkEnd w:id="81"/>
    </w:p>
    <w:p w14:paraId="328BBB11" w14:textId="77777777" w:rsidR="00E94555" w:rsidRDefault="00E94555">
      <w:pPr>
        <w:rPr>
          <w:rFonts w:ascii="宋体" w:eastAsia="宋体" w:hAnsi="宋体" w:cs="宋体" w:hint="eastAsia"/>
          <w:sz w:val="24"/>
        </w:rPr>
      </w:pPr>
    </w:p>
    <w:p w14:paraId="3594382B" w14:textId="77777777" w:rsidR="00E94555" w:rsidRDefault="00000000">
      <w:pPr>
        <w:ind w:firstLine="420"/>
        <w:rPr>
          <w:rFonts w:ascii="宋体" w:eastAsia="宋体" w:hAnsi="宋体" w:cs="宋体" w:hint="eastAsia"/>
          <w:sz w:val="24"/>
        </w:rPr>
      </w:pPr>
      <w:commentRangeStart w:id="82"/>
      <w:r>
        <w:rPr>
          <w:rFonts w:ascii="宋体" w:eastAsia="宋体" w:hAnsi="宋体" w:cs="宋体" w:hint="eastAsia"/>
          <w:sz w:val="24"/>
        </w:rPr>
        <w:lastRenderedPageBreak/>
        <w:t>本课题以 FirstSpot 为对象，完成了面向下一代投资者的投资账本与投资者教育应用设计。研究从年轻用户理财入门的真实困境出发，通过前期深度访谈和竞品观察明确了本金门槛、知识门槛、时间成本、界面复杂和平台信任不足等核心问题。基于双钻模型，项目将这些问题转化为产品定位和功能方案，并通过 Flutter 移动应用实现首开引导、Myo 陪伴角色、12 章学习路径、PBL 奖励系统、可探索 widgets、个股详情页和金融小工具等模块。</w:t>
      </w:r>
    </w:p>
    <w:p w14:paraId="123B9DEB"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在理论应用上，本文将游戏化设计、自我决定理论、心流理论和 HCI 用户体验原则与 FirstSpot 具体设计结合起来。项目没有简单套用游戏化元素，而是在金融教育语境下进行了克制选择：采用 XP 与徽章提供反馈，放弃排行榜以避免竞争和投机导向；采用 Myo 角色和探索式小组件降低学习压力；采用微学习路径和即时反馈帮助用户逐步建立胜任感。</w:t>
      </w:r>
    </w:p>
    <w:p w14:paraId="1426011D" w14:textId="77777777" w:rsidR="00E94555" w:rsidRDefault="00000000">
      <w:pPr>
        <w:ind w:firstLine="420"/>
        <w:rPr>
          <w:ins w:id="83" w:author="Xiaochen Zheng" w:date="2026-05-13T17:37:00Z" w16du:dateUtc="2026-05-13T09:37:00Z"/>
          <w:rFonts w:ascii="宋体" w:eastAsia="宋体" w:hAnsi="宋体" w:cs="宋体"/>
          <w:sz w:val="24"/>
        </w:rPr>
      </w:pPr>
      <w:r>
        <w:rPr>
          <w:rFonts w:ascii="宋体" w:eastAsia="宋体" w:hAnsi="宋体" w:cs="宋体" w:hint="eastAsia"/>
          <w:sz w:val="24"/>
        </w:rPr>
        <w:t>FirstSpot 的意义在于，它把金融科技产品从“交易入口”重新理解为“学习、记录与反思的服务系统”。对于新手用户而言，最重要的并不是更快进入市场，而是更早建立正确的理解框架和风险意识。后续若能继续接入更稳定的数据服务、扩展 AI 辅助解释与长期使用评价，并结合 HCI 与 UX 设计方法继续开展可用性测试和迭代优化</w:t>
      </w:r>
      <w:r>
        <w:rPr>
          <w:rFonts w:ascii="宋体" w:eastAsia="宋体" w:hAnsi="宋体" w:cs="宋体" w:hint="eastAsia"/>
          <w:sz w:val="24"/>
          <w:vertAlign w:val="superscript"/>
        </w:rPr>
        <w:t>[19]</w:t>
      </w:r>
      <w:r>
        <w:rPr>
          <w:rFonts w:ascii="宋体" w:eastAsia="宋体" w:hAnsi="宋体" w:cs="宋体" w:hint="eastAsia"/>
          <w:sz w:val="24"/>
        </w:rPr>
        <w:t>，FirstSpot 可以进一步发展为兼具教育价值、工具价值和情感陪伴的年轻投资者成长平台。</w:t>
      </w:r>
      <w:commentRangeEnd w:id="82"/>
      <w:r w:rsidR="00955922">
        <w:rPr>
          <w:rStyle w:val="ac"/>
          <w:rFonts w:ascii="宋体" w:eastAsia="宋体" w:hAnsi="宋体" w:cs="宋体"/>
          <w:sz w:val="24"/>
          <w:szCs w:val="24"/>
        </w:rPr>
        <w:commentReference w:id="82"/>
      </w:r>
    </w:p>
    <w:p w14:paraId="18B8A876" w14:textId="0AD07087" w:rsidR="00955922" w:rsidRDefault="00955922">
      <w:pPr>
        <w:ind w:firstLine="420"/>
        <w:rPr>
          <w:rFonts w:ascii="宋体" w:eastAsia="宋体" w:hAnsi="宋体" w:cs="宋体" w:hint="eastAsia"/>
          <w:sz w:val="24"/>
        </w:rPr>
      </w:pPr>
      <w:ins w:id="84" w:author="Xiaochen Zheng" w:date="2026-05-13T17:37:00Z" w16du:dateUtc="2026-05-13T09:37:00Z">
        <w:r>
          <w:rPr>
            <w:rFonts w:ascii="宋体" w:eastAsia="宋体" w:hAnsi="宋体" w:cs="宋体" w:hint="eastAsia"/>
            <w:sz w:val="24"/>
          </w:rPr>
          <w:t>研究存在的不足：</w:t>
        </w:r>
      </w:ins>
    </w:p>
    <w:p w14:paraId="1105669E" w14:textId="77777777" w:rsidR="00E94555" w:rsidRDefault="00E94555">
      <w:pPr>
        <w:rPr>
          <w:rFonts w:ascii="宋体" w:eastAsia="宋体" w:hAnsi="宋体" w:cs="宋体" w:hint="eastAsia"/>
          <w:sz w:val="24"/>
        </w:rPr>
      </w:pPr>
    </w:p>
    <w:p w14:paraId="173E6DE7" w14:textId="77777777" w:rsidR="00E94555" w:rsidRDefault="00000000">
      <w:pPr>
        <w:outlineLvl w:val="0"/>
        <w:rPr>
          <w:rFonts w:ascii="黑体" w:eastAsia="黑体" w:hAnsi="黑体" w:cs="黑体" w:hint="eastAsia"/>
          <w:sz w:val="32"/>
          <w:szCs w:val="32"/>
        </w:rPr>
      </w:pPr>
      <w:bookmarkStart w:id="85" w:name="_Toc23647"/>
      <w:r>
        <w:rPr>
          <w:rFonts w:ascii="黑体" w:eastAsia="黑体" w:hAnsi="黑体" w:cs="黑体" w:hint="eastAsia"/>
          <w:sz w:val="32"/>
          <w:szCs w:val="32"/>
        </w:rPr>
        <w:t>附录 A：受访者用户画像汇总</w:t>
      </w:r>
      <w:bookmarkEnd w:id="85"/>
    </w:p>
    <w:p w14:paraId="510AFABA" w14:textId="77777777" w:rsidR="00E94555" w:rsidRDefault="00E94555">
      <w:pPr>
        <w:outlineLvl w:val="0"/>
        <w:rPr>
          <w:rFonts w:ascii="黑体" w:eastAsia="黑体" w:hAnsi="黑体" w:cs="黑体" w:hint="eastAsia"/>
          <w:sz w:val="32"/>
          <w:szCs w:val="32"/>
        </w:rPr>
      </w:pPr>
    </w:p>
    <w:p w14:paraId="2D419A2C" w14:textId="77777777" w:rsidR="00E94555" w:rsidRDefault="00000000">
      <w:pPr>
        <w:jc w:val="center"/>
        <w:rPr>
          <w:rFonts w:ascii="宋体" w:eastAsia="宋体" w:hAnsi="宋体" w:cs="宋体" w:hint="eastAsia"/>
          <w:b/>
          <w:bCs/>
          <w:szCs w:val="21"/>
        </w:rPr>
      </w:pPr>
      <w:r>
        <w:rPr>
          <w:rFonts w:ascii="宋体" w:eastAsia="宋体" w:hAnsi="宋体" w:cs="宋体" w:hint="eastAsia"/>
          <w:b/>
          <w:bCs/>
          <w:szCs w:val="21"/>
        </w:rPr>
        <w:t>表 1 受访者用户画像汇总</w:t>
      </w:r>
    </w:p>
    <w:p w14:paraId="48C45357" w14:textId="77777777" w:rsidR="00E94555" w:rsidRDefault="00E94555">
      <w:pPr>
        <w:rPr>
          <w:rFonts w:ascii="宋体" w:eastAsia="宋体" w:hAnsi="宋体" w:cs="宋体" w:hint="eastAsia"/>
          <w:sz w:val="24"/>
        </w:rPr>
      </w:pPr>
    </w:p>
    <w:tbl>
      <w:tblPr>
        <w:tblStyle w:val="a4"/>
        <w:tblW w:w="0" w:type="auto"/>
        <w:tblLook w:val="04A0" w:firstRow="1" w:lastRow="0" w:firstColumn="1" w:lastColumn="0" w:noHBand="0" w:noVBand="1"/>
      </w:tblPr>
      <w:tblGrid>
        <w:gridCol w:w="1217"/>
        <w:gridCol w:w="1217"/>
        <w:gridCol w:w="1217"/>
        <w:gridCol w:w="1217"/>
        <w:gridCol w:w="1218"/>
        <w:gridCol w:w="1218"/>
        <w:gridCol w:w="1218"/>
      </w:tblGrid>
      <w:tr w:rsidR="00E94555" w14:paraId="374D189A" w14:textId="77777777">
        <w:tc>
          <w:tcPr>
            <w:tcW w:w="1217" w:type="dxa"/>
          </w:tcPr>
          <w:p w14:paraId="2EBE03C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编号</w:t>
            </w:r>
          </w:p>
        </w:tc>
        <w:tc>
          <w:tcPr>
            <w:tcW w:w="1217" w:type="dxa"/>
          </w:tcPr>
          <w:p w14:paraId="4AA3B49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性别与年龄</w:t>
            </w:r>
          </w:p>
        </w:tc>
        <w:tc>
          <w:tcPr>
            <w:tcW w:w="1217" w:type="dxa"/>
          </w:tcPr>
          <w:p w14:paraId="05541A1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职业</w:t>
            </w:r>
            <w:r>
              <w:rPr>
                <w:rFonts w:ascii="Times New Roman" w:eastAsia="宋体" w:hAnsi="Times New Roman" w:cs="Times New Roman"/>
                <w:sz w:val="24"/>
              </w:rPr>
              <w:t>/</w:t>
            </w:r>
            <w:r>
              <w:rPr>
                <w:rFonts w:ascii="Times New Roman" w:eastAsia="宋体" w:hAnsi="Times New Roman" w:cs="Times New Roman"/>
                <w:sz w:val="24"/>
              </w:rPr>
              <w:t>背景</w:t>
            </w:r>
          </w:p>
        </w:tc>
        <w:tc>
          <w:tcPr>
            <w:tcW w:w="1217" w:type="dxa"/>
          </w:tcPr>
          <w:p w14:paraId="067A9DC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收入与储蓄状态</w:t>
            </w:r>
          </w:p>
        </w:tc>
        <w:tc>
          <w:tcPr>
            <w:tcW w:w="1218" w:type="dxa"/>
          </w:tcPr>
          <w:p w14:paraId="2903D3E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受教育水平</w:t>
            </w:r>
          </w:p>
        </w:tc>
        <w:tc>
          <w:tcPr>
            <w:tcW w:w="1218" w:type="dxa"/>
          </w:tcPr>
          <w:p w14:paraId="12E615E0"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理财经验与当前阶段</w:t>
            </w:r>
          </w:p>
        </w:tc>
        <w:tc>
          <w:tcPr>
            <w:tcW w:w="1218" w:type="dxa"/>
          </w:tcPr>
          <w:p w14:paraId="1FE1DFA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核心痛点</w:t>
            </w:r>
            <w:r>
              <w:rPr>
                <w:rFonts w:ascii="Times New Roman" w:eastAsia="宋体" w:hAnsi="Times New Roman" w:cs="Times New Roman"/>
                <w:sz w:val="24"/>
              </w:rPr>
              <w:t>/</w:t>
            </w:r>
            <w:r>
              <w:rPr>
                <w:rFonts w:ascii="Times New Roman" w:eastAsia="宋体" w:hAnsi="Times New Roman" w:cs="Times New Roman"/>
                <w:sz w:val="24"/>
              </w:rPr>
              <w:t>期待</w:t>
            </w:r>
          </w:p>
        </w:tc>
      </w:tr>
      <w:tr w:rsidR="00E94555" w14:paraId="10CC04DE" w14:textId="77777777">
        <w:tc>
          <w:tcPr>
            <w:tcW w:w="1217" w:type="dxa"/>
          </w:tcPr>
          <w:p w14:paraId="23B5A21D"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A</w:t>
            </w:r>
          </w:p>
        </w:tc>
        <w:tc>
          <w:tcPr>
            <w:tcW w:w="1217" w:type="dxa"/>
          </w:tcPr>
          <w:p w14:paraId="0A19080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25 </w:t>
            </w:r>
            <w:r>
              <w:rPr>
                <w:rFonts w:ascii="Times New Roman" w:eastAsia="宋体" w:hAnsi="Times New Roman" w:cs="Times New Roman"/>
                <w:sz w:val="24"/>
              </w:rPr>
              <w:t>岁</w:t>
            </w:r>
          </w:p>
        </w:tc>
        <w:tc>
          <w:tcPr>
            <w:tcW w:w="1217" w:type="dxa"/>
          </w:tcPr>
          <w:p w14:paraId="7D55D80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制造业小厂工程师，嵌入式设计方向</w:t>
            </w:r>
          </w:p>
        </w:tc>
        <w:tc>
          <w:tcPr>
            <w:tcW w:w="1217" w:type="dxa"/>
          </w:tcPr>
          <w:p w14:paraId="614E269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7000 </w:t>
            </w:r>
            <w:r>
              <w:rPr>
                <w:rFonts w:ascii="Times New Roman" w:eastAsia="宋体" w:hAnsi="Times New Roman" w:cs="Times New Roman"/>
                <w:sz w:val="24"/>
              </w:rPr>
              <w:t>元，每月可储蓄约</w:t>
            </w:r>
            <w:r>
              <w:rPr>
                <w:rFonts w:ascii="Times New Roman" w:eastAsia="宋体" w:hAnsi="Times New Roman" w:cs="Times New Roman"/>
                <w:sz w:val="24"/>
              </w:rPr>
              <w:t xml:space="preserve"> 3500 </w:t>
            </w:r>
            <w:r>
              <w:rPr>
                <w:rFonts w:ascii="Times New Roman" w:eastAsia="宋体" w:hAnsi="Times New Roman" w:cs="Times New Roman"/>
                <w:sz w:val="24"/>
              </w:rPr>
              <w:t>元</w:t>
            </w:r>
          </w:p>
        </w:tc>
        <w:tc>
          <w:tcPr>
            <w:tcW w:w="1218" w:type="dxa"/>
          </w:tcPr>
          <w:p w14:paraId="0E2B4DC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专科</w:t>
            </w:r>
          </w:p>
        </w:tc>
        <w:tc>
          <w:tcPr>
            <w:tcW w:w="1218" w:type="dxa"/>
          </w:tcPr>
          <w:p w14:paraId="2E541D8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使用余额宝及支付宝基金，已尝试基金配置</w:t>
            </w:r>
          </w:p>
        </w:tc>
        <w:tc>
          <w:tcPr>
            <w:tcW w:w="1218" w:type="dxa"/>
          </w:tcPr>
          <w:p w14:paraId="6BFE2B3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关注平台诱导交易，希望通过</w:t>
            </w:r>
            <w:r>
              <w:rPr>
                <w:rFonts w:ascii="Times New Roman" w:eastAsia="宋体" w:hAnsi="Times New Roman" w:cs="Times New Roman"/>
                <w:sz w:val="24"/>
              </w:rPr>
              <w:t xml:space="preserve"> AI </w:t>
            </w:r>
            <w:r>
              <w:rPr>
                <w:rFonts w:ascii="Times New Roman" w:eastAsia="宋体" w:hAnsi="Times New Roman" w:cs="Times New Roman"/>
                <w:sz w:val="24"/>
              </w:rPr>
              <w:t>与专业内容提升学习效率</w:t>
            </w:r>
          </w:p>
        </w:tc>
      </w:tr>
      <w:tr w:rsidR="00E94555" w14:paraId="41018A77" w14:textId="77777777">
        <w:tc>
          <w:tcPr>
            <w:tcW w:w="1217" w:type="dxa"/>
          </w:tcPr>
          <w:p w14:paraId="7DE37B1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B</w:t>
            </w:r>
          </w:p>
        </w:tc>
        <w:tc>
          <w:tcPr>
            <w:tcW w:w="1217" w:type="dxa"/>
          </w:tcPr>
          <w:p w14:paraId="1AF6BF6F"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23 </w:t>
            </w:r>
            <w:r>
              <w:rPr>
                <w:rFonts w:ascii="Times New Roman" w:eastAsia="宋体" w:hAnsi="Times New Roman" w:cs="Times New Roman"/>
                <w:sz w:val="24"/>
              </w:rPr>
              <w:t>岁</w:t>
            </w:r>
          </w:p>
        </w:tc>
        <w:tc>
          <w:tcPr>
            <w:tcW w:w="1217" w:type="dxa"/>
          </w:tcPr>
          <w:p w14:paraId="071ACC4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工业设计师</w:t>
            </w:r>
          </w:p>
        </w:tc>
        <w:tc>
          <w:tcPr>
            <w:tcW w:w="1217" w:type="dxa"/>
          </w:tcPr>
          <w:p w14:paraId="2A1BC085"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10000 </w:t>
            </w:r>
            <w:r>
              <w:rPr>
                <w:rFonts w:ascii="Times New Roman" w:eastAsia="宋体" w:hAnsi="Times New Roman" w:cs="Times New Roman"/>
                <w:sz w:val="24"/>
              </w:rPr>
              <w:t>元，房租约</w:t>
            </w:r>
            <w:r>
              <w:rPr>
                <w:rFonts w:ascii="Times New Roman" w:eastAsia="宋体" w:hAnsi="Times New Roman" w:cs="Times New Roman"/>
                <w:sz w:val="24"/>
              </w:rPr>
              <w:t xml:space="preserve"> 3000 </w:t>
            </w:r>
            <w:r>
              <w:rPr>
                <w:rFonts w:ascii="Times New Roman" w:eastAsia="宋体" w:hAnsi="Times New Roman" w:cs="Times New Roman"/>
                <w:sz w:val="24"/>
              </w:rPr>
              <w:t>元，每月可储蓄约</w:t>
            </w:r>
            <w:r>
              <w:rPr>
                <w:rFonts w:ascii="Times New Roman" w:eastAsia="宋体" w:hAnsi="Times New Roman" w:cs="Times New Roman"/>
                <w:sz w:val="24"/>
              </w:rPr>
              <w:t xml:space="preserve"> 2000 </w:t>
            </w:r>
            <w:r>
              <w:rPr>
                <w:rFonts w:ascii="Times New Roman" w:eastAsia="宋体" w:hAnsi="Times New Roman" w:cs="Times New Roman"/>
                <w:sz w:val="24"/>
              </w:rPr>
              <w:t>元</w:t>
            </w:r>
          </w:p>
        </w:tc>
        <w:tc>
          <w:tcPr>
            <w:tcW w:w="1218" w:type="dxa"/>
          </w:tcPr>
          <w:p w14:paraId="05B58A6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本科</w:t>
            </w:r>
          </w:p>
        </w:tc>
        <w:tc>
          <w:tcPr>
            <w:tcW w:w="1218" w:type="dxa"/>
          </w:tcPr>
          <w:p w14:paraId="208B7453"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几乎未使用金融产品，将理财理解为储蓄和记账</w:t>
            </w:r>
          </w:p>
        </w:tc>
        <w:tc>
          <w:tcPr>
            <w:tcW w:w="1218" w:type="dxa"/>
          </w:tcPr>
          <w:p w14:paraId="20FA6501"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需要简单实用、低负担的记账与消费预警功能</w:t>
            </w:r>
          </w:p>
        </w:tc>
      </w:tr>
      <w:tr w:rsidR="00E94555" w14:paraId="711700A6" w14:textId="77777777">
        <w:tc>
          <w:tcPr>
            <w:tcW w:w="1217" w:type="dxa"/>
          </w:tcPr>
          <w:p w14:paraId="7329CC6C"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C</w:t>
            </w:r>
          </w:p>
        </w:tc>
        <w:tc>
          <w:tcPr>
            <w:tcW w:w="1217" w:type="dxa"/>
          </w:tcPr>
          <w:p w14:paraId="2594393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23 </w:t>
            </w:r>
            <w:r>
              <w:rPr>
                <w:rFonts w:ascii="Times New Roman" w:eastAsia="宋体" w:hAnsi="Times New Roman" w:cs="Times New Roman"/>
                <w:sz w:val="24"/>
              </w:rPr>
              <w:t>岁</w:t>
            </w:r>
          </w:p>
        </w:tc>
        <w:tc>
          <w:tcPr>
            <w:tcW w:w="1217" w:type="dxa"/>
          </w:tcPr>
          <w:p w14:paraId="426458C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网络管理员</w:t>
            </w:r>
          </w:p>
        </w:tc>
        <w:tc>
          <w:tcPr>
            <w:tcW w:w="1217" w:type="dxa"/>
          </w:tcPr>
          <w:p w14:paraId="1EAEF46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7000 </w:t>
            </w:r>
            <w:r>
              <w:rPr>
                <w:rFonts w:ascii="Times New Roman" w:eastAsia="宋体" w:hAnsi="Times New Roman" w:cs="Times New Roman"/>
                <w:sz w:val="24"/>
              </w:rPr>
              <w:t>元，</w:t>
            </w:r>
            <w:r>
              <w:rPr>
                <w:rFonts w:ascii="Times New Roman" w:eastAsia="宋体" w:hAnsi="Times New Roman" w:cs="Times New Roman"/>
                <w:sz w:val="24"/>
              </w:rPr>
              <w:lastRenderedPageBreak/>
              <w:t>存在现实消费压力</w:t>
            </w:r>
          </w:p>
        </w:tc>
        <w:tc>
          <w:tcPr>
            <w:tcW w:w="1218" w:type="dxa"/>
          </w:tcPr>
          <w:p w14:paraId="38E21384"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专科</w:t>
            </w:r>
          </w:p>
        </w:tc>
        <w:tc>
          <w:tcPr>
            <w:tcW w:w="1218" w:type="dxa"/>
          </w:tcPr>
          <w:p w14:paraId="5413867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使用支付宝基金、</w:t>
            </w:r>
            <w:r>
              <w:rPr>
                <w:rFonts w:ascii="Times New Roman" w:eastAsia="宋体" w:hAnsi="Times New Roman" w:cs="Times New Roman"/>
                <w:sz w:val="24"/>
              </w:rPr>
              <w:lastRenderedPageBreak/>
              <w:t>余额宝和银行卡活期，仍以积累本金为主</w:t>
            </w:r>
          </w:p>
        </w:tc>
        <w:tc>
          <w:tcPr>
            <w:tcW w:w="1218" w:type="dxa"/>
          </w:tcPr>
          <w:p w14:paraId="0C1A896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认为本金不足时投</w:t>
            </w:r>
            <w:r>
              <w:rPr>
                <w:rFonts w:ascii="Times New Roman" w:eastAsia="宋体" w:hAnsi="Times New Roman" w:cs="Times New Roman"/>
                <w:sz w:val="24"/>
              </w:rPr>
              <w:lastRenderedPageBreak/>
              <w:t>资意义有限，需要先建立信心</w:t>
            </w:r>
          </w:p>
        </w:tc>
      </w:tr>
      <w:tr w:rsidR="00E94555" w14:paraId="74E41010" w14:textId="77777777">
        <w:tc>
          <w:tcPr>
            <w:tcW w:w="1217" w:type="dxa"/>
          </w:tcPr>
          <w:p w14:paraId="1A80C94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受访者</w:t>
            </w:r>
            <w:r>
              <w:rPr>
                <w:rFonts w:ascii="Times New Roman" w:eastAsia="宋体" w:hAnsi="Times New Roman" w:cs="Times New Roman"/>
                <w:sz w:val="24"/>
              </w:rPr>
              <w:t xml:space="preserve"> D</w:t>
            </w:r>
          </w:p>
        </w:tc>
        <w:tc>
          <w:tcPr>
            <w:tcW w:w="1217" w:type="dxa"/>
          </w:tcPr>
          <w:p w14:paraId="59B69510"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26 </w:t>
            </w:r>
            <w:r>
              <w:rPr>
                <w:rFonts w:ascii="Times New Roman" w:eastAsia="宋体" w:hAnsi="Times New Roman" w:cs="Times New Roman"/>
                <w:sz w:val="24"/>
              </w:rPr>
              <w:t>岁</w:t>
            </w:r>
          </w:p>
        </w:tc>
        <w:tc>
          <w:tcPr>
            <w:tcW w:w="1217" w:type="dxa"/>
          </w:tcPr>
          <w:p w14:paraId="4C8172B5"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光模块芯片工程师</w:t>
            </w:r>
          </w:p>
        </w:tc>
        <w:tc>
          <w:tcPr>
            <w:tcW w:w="1217" w:type="dxa"/>
          </w:tcPr>
          <w:p w14:paraId="1D1A792D"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20000 </w:t>
            </w:r>
            <w:r>
              <w:rPr>
                <w:rFonts w:ascii="Times New Roman" w:eastAsia="宋体" w:hAnsi="Times New Roman" w:cs="Times New Roman"/>
                <w:sz w:val="24"/>
              </w:rPr>
              <w:t>元，日常固定开销约</w:t>
            </w:r>
            <w:r>
              <w:rPr>
                <w:rFonts w:ascii="Times New Roman" w:eastAsia="宋体" w:hAnsi="Times New Roman" w:cs="Times New Roman"/>
                <w:sz w:val="24"/>
              </w:rPr>
              <w:t xml:space="preserve"> 4000 </w:t>
            </w:r>
            <w:r>
              <w:rPr>
                <w:rFonts w:ascii="Times New Roman" w:eastAsia="宋体" w:hAnsi="Times New Roman" w:cs="Times New Roman"/>
                <w:sz w:val="24"/>
              </w:rPr>
              <w:t>元</w:t>
            </w:r>
          </w:p>
        </w:tc>
        <w:tc>
          <w:tcPr>
            <w:tcW w:w="1218" w:type="dxa"/>
          </w:tcPr>
          <w:p w14:paraId="1BA76AA6"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研究生</w:t>
            </w:r>
          </w:p>
        </w:tc>
        <w:tc>
          <w:tcPr>
            <w:tcW w:w="1218" w:type="dxa"/>
          </w:tcPr>
          <w:p w14:paraId="00B317BC"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当前以现金储蓄为主，尚未深入复杂金融产品</w:t>
            </w:r>
          </w:p>
        </w:tc>
        <w:tc>
          <w:tcPr>
            <w:tcW w:w="1218" w:type="dxa"/>
          </w:tcPr>
          <w:p w14:paraId="71A227F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重视风险与时间成本，担心主动投资影响本职收益</w:t>
            </w:r>
          </w:p>
        </w:tc>
      </w:tr>
      <w:tr w:rsidR="00E94555" w14:paraId="3BB3D22C" w14:textId="77777777">
        <w:tc>
          <w:tcPr>
            <w:tcW w:w="1217" w:type="dxa"/>
          </w:tcPr>
          <w:p w14:paraId="6C491964"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E</w:t>
            </w:r>
          </w:p>
        </w:tc>
        <w:tc>
          <w:tcPr>
            <w:tcW w:w="1217" w:type="dxa"/>
          </w:tcPr>
          <w:p w14:paraId="4B5FFA9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女，</w:t>
            </w:r>
            <w:r>
              <w:rPr>
                <w:rFonts w:ascii="Times New Roman" w:eastAsia="宋体" w:hAnsi="Times New Roman" w:cs="Times New Roman"/>
                <w:sz w:val="24"/>
              </w:rPr>
              <w:t xml:space="preserve">24 </w:t>
            </w:r>
            <w:r>
              <w:rPr>
                <w:rFonts w:ascii="Times New Roman" w:eastAsia="宋体" w:hAnsi="Times New Roman" w:cs="Times New Roman"/>
                <w:sz w:val="24"/>
              </w:rPr>
              <w:t>岁</w:t>
            </w:r>
          </w:p>
        </w:tc>
        <w:tc>
          <w:tcPr>
            <w:tcW w:w="1217" w:type="dxa"/>
          </w:tcPr>
          <w:p w14:paraId="3C1DC7B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制造业大厂工程师</w:t>
            </w:r>
          </w:p>
        </w:tc>
        <w:tc>
          <w:tcPr>
            <w:tcW w:w="1217" w:type="dxa"/>
          </w:tcPr>
          <w:p w14:paraId="5D8405F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13000 </w:t>
            </w:r>
            <w:r>
              <w:rPr>
                <w:rFonts w:ascii="Times New Roman" w:eastAsia="宋体" w:hAnsi="Times New Roman" w:cs="Times New Roman"/>
                <w:sz w:val="24"/>
              </w:rPr>
              <w:t>元，房租约</w:t>
            </w:r>
            <w:r>
              <w:rPr>
                <w:rFonts w:ascii="Times New Roman" w:eastAsia="宋体" w:hAnsi="Times New Roman" w:cs="Times New Roman"/>
                <w:sz w:val="24"/>
              </w:rPr>
              <w:t xml:space="preserve"> 3500 </w:t>
            </w:r>
            <w:r>
              <w:rPr>
                <w:rFonts w:ascii="Times New Roman" w:eastAsia="宋体" w:hAnsi="Times New Roman" w:cs="Times New Roman"/>
                <w:sz w:val="24"/>
              </w:rPr>
              <w:t>元，阶段性超额消费、较难储蓄</w:t>
            </w:r>
          </w:p>
        </w:tc>
        <w:tc>
          <w:tcPr>
            <w:tcW w:w="1218" w:type="dxa"/>
          </w:tcPr>
          <w:p w14:paraId="2CE65F1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研究生</w:t>
            </w:r>
          </w:p>
        </w:tc>
        <w:tc>
          <w:tcPr>
            <w:tcW w:w="1218" w:type="dxa"/>
          </w:tcPr>
          <w:p w14:paraId="1CDB3806"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长期使用余额宝，尚未进入更复杂投资</w:t>
            </w:r>
          </w:p>
        </w:tc>
        <w:tc>
          <w:tcPr>
            <w:tcW w:w="1218" w:type="dxa"/>
          </w:tcPr>
          <w:p w14:paraId="2100EDE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希望产品好玩、易懂，并帮助建立知识与储蓄习惯</w:t>
            </w:r>
          </w:p>
        </w:tc>
      </w:tr>
    </w:tbl>
    <w:p w14:paraId="7C92A33E" w14:textId="77777777" w:rsidR="00E94555" w:rsidRDefault="00E94555">
      <w:pPr>
        <w:rPr>
          <w:rFonts w:ascii="宋体" w:eastAsia="宋体" w:hAnsi="宋体" w:cs="宋体" w:hint="eastAsia"/>
          <w:sz w:val="24"/>
        </w:rPr>
      </w:pPr>
    </w:p>
    <w:p w14:paraId="208D89BF" w14:textId="77777777" w:rsidR="00E94555" w:rsidRDefault="00000000">
      <w:pPr>
        <w:outlineLvl w:val="0"/>
        <w:rPr>
          <w:rFonts w:ascii="黑体" w:eastAsia="黑体" w:hAnsi="黑体" w:cs="黑体" w:hint="eastAsia"/>
          <w:sz w:val="32"/>
          <w:szCs w:val="32"/>
        </w:rPr>
      </w:pPr>
      <w:bookmarkStart w:id="86" w:name="_Toc22358"/>
      <w:r>
        <w:rPr>
          <w:rFonts w:ascii="黑体" w:eastAsia="黑体" w:hAnsi="黑体" w:cs="黑体" w:hint="eastAsia"/>
          <w:sz w:val="32"/>
          <w:szCs w:val="32"/>
        </w:rPr>
        <w:t>附录 B：体验后访谈问题设计</w:t>
      </w:r>
      <w:bookmarkEnd w:id="86"/>
    </w:p>
    <w:p w14:paraId="70EA208D" w14:textId="77777777" w:rsidR="00E94555" w:rsidRDefault="00E94555">
      <w:pPr>
        <w:rPr>
          <w:rFonts w:ascii="宋体" w:eastAsia="宋体" w:hAnsi="宋体" w:cs="宋体" w:hint="eastAsia"/>
          <w:sz w:val="24"/>
        </w:rPr>
      </w:pPr>
    </w:p>
    <w:p w14:paraId="60EFBBF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本附录为补充材料。问题设计延续前期概念验证访谈对象的画像，重点观察</w:t>
      </w:r>
      <w:r>
        <w:rPr>
          <w:rFonts w:ascii="Times New Roman" w:eastAsia="宋体" w:hAnsi="Times New Roman" w:cs="Times New Roman"/>
          <w:sz w:val="24"/>
        </w:rPr>
        <w:t xml:space="preserve"> FirstSpot </w:t>
      </w:r>
      <w:r>
        <w:rPr>
          <w:rFonts w:ascii="Times New Roman" w:eastAsia="宋体" w:hAnsi="Times New Roman" w:cs="Times New Roman"/>
          <w:sz w:val="24"/>
        </w:rPr>
        <w:t>是否回应原始痛点。</w:t>
      </w:r>
    </w:p>
    <w:p w14:paraId="680A6DDC" w14:textId="77777777" w:rsidR="00E94555" w:rsidRDefault="00E94555">
      <w:pPr>
        <w:rPr>
          <w:rFonts w:ascii="Times New Roman" w:eastAsia="宋体" w:hAnsi="Times New Roman" w:cs="Times New Roman"/>
          <w:sz w:val="24"/>
        </w:rPr>
      </w:pPr>
    </w:p>
    <w:p w14:paraId="7325722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1. </w:t>
      </w:r>
      <w:r>
        <w:rPr>
          <w:rFonts w:ascii="Times New Roman" w:eastAsia="宋体" w:hAnsi="Times New Roman" w:cs="Times New Roman"/>
          <w:sz w:val="24"/>
        </w:rPr>
        <w:t>在体验支付宝基金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理财入口、银行理财板块、券商或基金平台等主要金融产品入口后，再体验</w:t>
      </w:r>
      <w:r>
        <w:rPr>
          <w:rFonts w:ascii="Times New Roman" w:eastAsia="宋体" w:hAnsi="Times New Roman" w:cs="Times New Roman"/>
          <w:sz w:val="24"/>
        </w:rPr>
        <w:t xml:space="preserve"> FirstSpot</w:t>
      </w:r>
      <w:r>
        <w:rPr>
          <w:rFonts w:ascii="Times New Roman" w:eastAsia="宋体" w:hAnsi="Times New Roman" w:cs="Times New Roman"/>
          <w:sz w:val="24"/>
        </w:rPr>
        <w:t>，你觉得</w:t>
      </w:r>
      <w:r>
        <w:rPr>
          <w:rFonts w:ascii="Times New Roman" w:eastAsia="宋体" w:hAnsi="Times New Roman" w:cs="Times New Roman"/>
          <w:sz w:val="24"/>
        </w:rPr>
        <w:t xml:space="preserve"> FirstSpot </w:t>
      </w:r>
      <w:r>
        <w:rPr>
          <w:rFonts w:ascii="Times New Roman" w:eastAsia="宋体" w:hAnsi="Times New Roman" w:cs="Times New Roman"/>
          <w:sz w:val="24"/>
        </w:rPr>
        <w:t>是否降低了你理解理财和投资的门槛？差异最明显的地方是什么？</w:t>
      </w:r>
    </w:p>
    <w:p w14:paraId="7E9A1FB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2. Myo </w:t>
      </w:r>
      <w:r>
        <w:rPr>
          <w:rFonts w:ascii="Times New Roman" w:eastAsia="宋体" w:hAnsi="Times New Roman" w:cs="Times New Roman"/>
          <w:sz w:val="24"/>
        </w:rPr>
        <w:t>角色、聊天式讲解和即时反馈是否会让你更愿意继续使用？有没有让你觉得幼稚或不可信的地方？</w:t>
      </w:r>
    </w:p>
    <w:p w14:paraId="79BF4A3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3. XP</w:t>
      </w:r>
      <w:r>
        <w:rPr>
          <w:rFonts w:ascii="Times New Roman" w:eastAsia="宋体" w:hAnsi="Times New Roman" w:cs="Times New Roman"/>
          <w:sz w:val="24"/>
        </w:rPr>
        <w:t>、章节卡片、徽章和金库收藏对你是否有激励作用？你是否希望加入排行榜？</w:t>
      </w:r>
    </w:p>
    <w:p w14:paraId="3A8F8D6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4. </w:t>
      </w:r>
      <w:r>
        <w:rPr>
          <w:rFonts w:ascii="Times New Roman" w:eastAsia="宋体" w:hAnsi="Times New Roman" w:cs="Times New Roman"/>
          <w:sz w:val="24"/>
        </w:rPr>
        <w:t>你是否注意到页面中的可探索小组件，例如术语解释、拖拽练习、卡片翻转、工具入口等？这些交互是否帮助你理解概念？</w:t>
      </w:r>
    </w:p>
    <w:p w14:paraId="3031804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5. </w:t>
      </w:r>
      <w:r>
        <w:rPr>
          <w:rFonts w:ascii="Times New Roman" w:eastAsia="宋体" w:hAnsi="Times New Roman" w:cs="Times New Roman"/>
          <w:sz w:val="24"/>
        </w:rPr>
        <w:t>如果把</w:t>
      </w:r>
      <w:r>
        <w:rPr>
          <w:rFonts w:ascii="Times New Roman" w:eastAsia="宋体" w:hAnsi="Times New Roman" w:cs="Times New Roman"/>
          <w:sz w:val="24"/>
        </w:rPr>
        <w:t xml:space="preserve"> FirstSpot </w:t>
      </w:r>
      <w:r>
        <w:rPr>
          <w:rFonts w:ascii="Times New Roman" w:eastAsia="宋体" w:hAnsi="Times New Roman" w:cs="Times New Roman"/>
          <w:sz w:val="24"/>
        </w:rPr>
        <w:t>作为你未来的理财入门工具，你最希望保留或增强哪些功能？</w:t>
      </w:r>
    </w:p>
    <w:p w14:paraId="7612793B" w14:textId="77777777" w:rsidR="00E94555" w:rsidRDefault="00E94555"/>
    <w:p w14:paraId="3DC1C60B" w14:textId="77777777" w:rsidR="00E94555" w:rsidRDefault="00000000">
      <w:pPr>
        <w:outlineLvl w:val="0"/>
        <w:rPr>
          <w:rFonts w:ascii="黑体" w:eastAsia="黑体" w:hAnsi="黑体" w:cs="黑体" w:hint="eastAsia"/>
          <w:sz w:val="32"/>
          <w:szCs w:val="32"/>
        </w:rPr>
      </w:pPr>
      <w:bookmarkStart w:id="87" w:name="_Toc21736"/>
      <w:r>
        <w:rPr>
          <w:rFonts w:ascii="黑体" w:eastAsia="黑体" w:hAnsi="黑体" w:cs="黑体" w:hint="eastAsia"/>
          <w:sz w:val="32"/>
          <w:szCs w:val="32"/>
        </w:rPr>
        <w:t>附录 C：基于前期用户画像的体验后反馈整理</w:t>
      </w:r>
      <w:bookmarkEnd w:id="87"/>
    </w:p>
    <w:p w14:paraId="4DD76657" w14:textId="77777777" w:rsidR="00E94555" w:rsidRDefault="00E94555"/>
    <w:p w14:paraId="5B7E0958"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A</w:t>
      </w:r>
      <w:r>
        <w:rPr>
          <w:rFonts w:ascii="Times New Roman" w:hAnsi="Times New Roman" w:cs="Times New Roman"/>
          <w:sz w:val="24"/>
        </w:rPr>
        <w:t>：男性，</w:t>
      </w:r>
      <w:r>
        <w:rPr>
          <w:rFonts w:ascii="Times New Roman" w:hAnsi="Times New Roman" w:cs="Times New Roman"/>
          <w:sz w:val="24"/>
        </w:rPr>
        <w:t xml:space="preserve">25 </w:t>
      </w:r>
      <w:r>
        <w:rPr>
          <w:rFonts w:ascii="Times New Roman" w:hAnsi="Times New Roman" w:cs="Times New Roman"/>
          <w:sz w:val="24"/>
        </w:rPr>
        <w:t>岁，制造业工程师，月收入约</w:t>
      </w:r>
      <w:r>
        <w:rPr>
          <w:rFonts w:ascii="Times New Roman" w:hAnsi="Times New Roman" w:cs="Times New Roman"/>
          <w:sz w:val="24"/>
        </w:rPr>
        <w:t xml:space="preserve"> 7000 </w:t>
      </w:r>
      <w:r>
        <w:rPr>
          <w:rFonts w:ascii="Times New Roman" w:hAnsi="Times New Roman" w:cs="Times New Roman"/>
          <w:sz w:val="24"/>
        </w:rPr>
        <w:t>元，已有基金经验，关注专业性和成长</w:t>
      </w:r>
    </w:p>
    <w:p w14:paraId="0D396AD6" w14:textId="77777777" w:rsidR="00E94555" w:rsidRDefault="00E94555">
      <w:pPr>
        <w:rPr>
          <w:rFonts w:ascii="Times New Roman" w:hAnsi="Times New Roman" w:cs="Times New Roman"/>
          <w:sz w:val="24"/>
        </w:rPr>
      </w:pPr>
    </w:p>
    <w:p w14:paraId="6EC43C80" w14:textId="77777777" w:rsidR="00E94555" w:rsidRDefault="00000000">
      <w:pPr>
        <w:rPr>
          <w:rFonts w:ascii="Times New Roman" w:hAnsi="Times New Roman" w:cs="Times New Roman"/>
          <w:sz w:val="24"/>
        </w:rPr>
      </w:pPr>
      <w:r>
        <w:rPr>
          <w:rFonts w:ascii="Times New Roman" w:hAnsi="Times New Roman" w:cs="Times New Roman"/>
          <w:sz w:val="24"/>
        </w:rPr>
        <w:lastRenderedPageBreak/>
        <w:t>画像补充：受访者</w:t>
      </w:r>
      <w:r>
        <w:rPr>
          <w:rFonts w:ascii="Times New Roman" w:hAnsi="Times New Roman" w:cs="Times New Roman"/>
          <w:sz w:val="24"/>
        </w:rPr>
        <w:t xml:space="preserve"> A </w:t>
      </w:r>
      <w:r>
        <w:rPr>
          <w:rFonts w:ascii="Times New Roman" w:hAnsi="Times New Roman" w:cs="Times New Roman"/>
          <w:sz w:val="24"/>
        </w:rPr>
        <w:t>为</w:t>
      </w:r>
      <w:r>
        <w:rPr>
          <w:rFonts w:ascii="Times New Roman" w:hAnsi="Times New Roman" w:cs="Times New Roman"/>
          <w:sz w:val="24"/>
        </w:rPr>
        <w:t xml:space="preserve"> 25 </w:t>
      </w:r>
      <w:r>
        <w:rPr>
          <w:rFonts w:ascii="Times New Roman" w:hAnsi="Times New Roman" w:cs="Times New Roman"/>
          <w:sz w:val="24"/>
        </w:rPr>
        <w:t>岁专科毕业用户，从事嵌入式设计相关工作，具备工程技术训练背景；每月可储蓄约</w:t>
      </w:r>
      <w:r>
        <w:rPr>
          <w:rFonts w:ascii="Times New Roman" w:hAnsi="Times New Roman" w:cs="Times New Roman"/>
          <w:sz w:val="24"/>
        </w:rPr>
        <w:t xml:space="preserve"> 3500 </w:t>
      </w:r>
      <w:r>
        <w:rPr>
          <w:rFonts w:ascii="Times New Roman" w:hAnsi="Times New Roman" w:cs="Times New Roman"/>
          <w:sz w:val="24"/>
        </w:rPr>
        <w:t>元，已使用余额宝和支付宝基金，属于</w:t>
      </w:r>
      <w:r>
        <w:rPr>
          <w:rFonts w:ascii="Times New Roman" w:hAnsi="Times New Roman" w:cs="Times New Roman"/>
          <w:sz w:val="24"/>
        </w:rPr>
        <w:t>“</w:t>
      </w:r>
      <w:r>
        <w:rPr>
          <w:rFonts w:ascii="Times New Roman" w:hAnsi="Times New Roman" w:cs="Times New Roman"/>
          <w:sz w:val="24"/>
        </w:rPr>
        <w:t>已有初步资产配置经验、希望继续提升投资能力</w:t>
      </w:r>
      <w:r>
        <w:rPr>
          <w:rFonts w:ascii="Times New Roman" w:hAnsi="Times New Roman" w:cs="Times New Roman"/>
          <w:sz w:val="24"/>
        </w:rPr>
        <w:t>”</w:t>
      </w:r>
      <w:r>
        <w:rPr>
          <w:rFonts w:ascii="Times New Roman" w:hAnsi="Times New Roman" w:cs="Times New Roman"/>
          <w:sz w:val="24"/>
        </w:rPr>
        <w:t>的用户。</w:t>
      </w:r>
    </w:p>
    <w:p w14:paraId="7951F382" w14:textId="77777777" w:rsidR="00E94555" w:rsidRDefault="00E94555">
      <w:pPr>
        <w:rPr>
          <w:rFonts w:ascii="Times New Roman" w:hAnsi="Times New Roman" w:cs="Times New Roman"/>
          <w:sz w:val="24"/>
        </w:rPr>
      </w:pPr>
    </w:p>
    <w:p w14:paraId="57F7A98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回答：我觉得降低门槛是有的，尤其是它不是一上来让我买什么产品，而是先讲二级市场、风险、指数基金这些基础概念。对我这种已经买过基金但没有继续碰股票的人来说，比较有用的是它能把</w:t>
      </w:r>
      <w:r>
        <w:rPr>
          <w:rFonts w:ascii="Times New Roman" w:hAnsi="Times New Roman" w:cs="Times New Roman"/>
          <w:sz w:val="24"/>
        </w:rPr>
        <w:t>“</w:t>
      </w:r>
      <w:r>
        <w:rPr>
          <w:rFonts w:ascii="Times New Roman" w:hAnsi="Times New Roman" w:cs="Times New Roman"/>
          <w:sz w:val="24"/>
        </w:rPr>
        <w:t>为什么风险更高</w:t>
      </w:r>
      <w:r>
        <w:rPr>
          <w:rFonts w:ascii="Times New Roman" w:hAnsi="Times New Roman" w:cs="Times New Roman"/>
          <w:sz w:val="24"/>
        </w:rPr>
        <w:t>”</w:t>
      </w:r>
      <w:r>
        <w:rPr>
          <w:rFonts w:ascii="Times New Roman" w:hAnsi="Times New Roman" w:cs="Times New Roman"/>
          <w:sz w:val="24"/>
        </w:rPr>
        <w:t>讲清楚，而不是只告诉我涨跌。</w:t>
      </w:r>
    </w:p>
    <w:p w14:paraId="533072A5" w14:textId="77777777" w:rsidR="00E94555" w:rsidRDefault="00E94555">
      <w:pPr>
        <w:rPr>
          <w:rFonts w:ascii="Times New Roman" w:hAnsi="Times New Roman" w:cs="Times New Roman"/>
          <w:sz w:val="24"/>
        </w:rPr>
      </w:pPr>
    </w:p>
    <w:p w14:paraId="04AAF76A"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这个角色我能接受，但我会希望它背后的内容足够专业。轻松的语气可以降低压力，不过金融产品最后还是要可信。如果后续能把</w:t>
      </w:r>
      <w:r>
        <w:rPr>
          <w:rFonts w:ascii="Times New Roman" w:hAnsi="Times New Roman" w:cs="Times New Roman"/>
          <w:sz w:val="24"/>
        </w:rPr>
        <w:t xml:space="preserve"> AI </w:t>
      </w:r>
      <w:r>
        <w:rPr>
          <w:rFonts w:ascii="Times New Roman" w:hAnsi="Times New Roman" w:cs="Times New Roman"/>
          <w:sz w:val="24"/>
        </w:rPr>
        <w:t>解释、数据来源和团队专业性展示出来，我会更愿意长期用。</w:t>
      </w:r>
    </w:p>
    <w:p w14:paraId="2DE25E52" w14:textId="77777777" w:rsidR="00E94555" w:rsidRDefault="00E94555">
      <w:pPr>
        <w:rPr>
          <w:rFonts w:ascii="Times New Roman" w:hAnsi="Times New Roman" w:cs="Times New Roman"/>
          <w:sz w:val="24"/>
        </w:rPr>
      </w:pPr>
    </w:p>
    <w:p w14:paraId="60494E32"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w:t>
      </w:r>
      <w:r>
        <w:rPr>
          <w:rFonts w:ascii="Times New Roman" w:hAnsi="Times New Roman" w:cs="Times New Roman"/>
          <w:sz w:val="24"/>
        </w:rPr>
        <w:t xml:space="preserve">XP </w:t>
      </w:r>
      <w:r>
        <w:rPr>
          <w:rFonts w:ascii="Times New Roman" w:hAnsi="Times New Roman" w:cs="Times New Roman"/>
          <w:sz w:val="24"/>
        </w:rPr>
        <w:t>和卡片有一定激励，至少能让我知道自己学到哪了。排行榜我不太希望有，因为投资这件事本来就容易变成攀比，尤其不能比收益。比学习进度也可以，但意义不大。</w:t>
      </w:r>
    </w:p>
    <w:p w14:paraId="7749CF45" w14:textId="77777777" w:rsidR="00E94555" w:rsidRDefault="00E94555">
      <w:pPr>
        <w:rPr>
          <w:rFonts w:ascii="Times New Roman" w:hAnsi="Times New Roman" w:cs="Times New Roman"/>
          <w:sz w:val="24"/>
        </w:rPr>
      </w:pPr>
    </w:p>
    <w:p w14:paraId="65A1749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回答：术语解释和案例拖拽比较有帮助。以前看到承销商、打新这些词，可能就跳过去了；现在点一下能解释，拖一下能看到流程，比文字说明直观。</w:t>
      </w:r>
    </w:p>
    <w:p w14:paraId="7E039043" w14:textId="77777777" w:rsidR="00E94555" w:rsidRDefault="00E94555">
      <w:pPr>
        <w:rPr>
          <w:rFonts w:ascii="Times New Roman" w:hAnsi="Times New Roman" w:cs="Times New Roman"/>
          <w:sz w:val="24"/>
        </w:rPr>
      </w:pPr>
    </w:p>
    <w:p w14:paraId="69C2436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回答：我最希望增强</w:t>
      </w:r>
      <w:r>
        <w:rPr>
          <w:rFonts w:ascii="Times New Roman" w:hAnsi="Times New Roman" w:cs="Times New Roman"/>
          <w:sz w:val="24"/>
        </w:rPr>
        <w:t xml:space="preserve"> AI </w:t>
      </w:r>
      <w:r>
        <w:rPr>
          <w:rFonts w:ascii="Times New Roman" w:hAnsi="Times New Roman" w:cs="Times New Roman"/>
          <w:sz w:val="24"/>
        </w:rPr>
        <w:t>投研和复盘能力。学习只是第一步，最终还是想知道自己买的东西有没有逻辑，能不能帮我形成投资能力，而不是每天被平台推荐牵着走。</w:t>
      </w:r>
    </w:p>
    <w:p w14:paraId="5CA02047" w14:textId="77777777" w:rsidR="00E94555" w:rsidRDefault="00E94555">
      <w:pPr>
        <w:rPr>
          <w:rFonts w:ascii="Times New Roman" w:hAnsi="Times New Roman" w:cs="Times New Roman"/>
          <w:sz w:val="24"/>
        </w:rPr>
      </w:pPr>
    </w:p>
    <w:p w14:paraId="0603328A"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B</w:t>
      </w:r>
      <w:r>
        <w:rPr>
          <w:rFonts w:ascii="Times New Roman" w:hAnsi="Times New Roman" w:cs="Times New Roman"/>
          <w:sz w:val="24"/>
        </w:rPr>
        <w:t>：男性，</w:t>
      </w:r>
      <w:r>
        <w:rPr>
          <w:rFonts w:ascii="Times New Roman" w:hAnsi="Times New Roman" w:cs="Times New Roman"/>
          <w:sz w:val="24"/>
        </w:rPr>
        <w:t xml:space="preserve">23 </w:t>
      </w:r>
      <w:r>
        <w:rPr>
          <w:rFonts w:ascii="Times New Roman" w:hAnsi="Times New Roman" w:cs="Times New Roman"/>
          <w:sz w:val="24"/>
        </w:rPr>
        <w:t>岁，工业设计师，月收入约</w:t>
      </w:r>
      <w:r>
        <w:rPr>
          <w:rFonts w:ascii="Times New Roman" w:hAnsi="Times New Roman" w:cs="Times New Roman"/>
          <w:sz w:val="24"/>
        </w:rPr>
        <w:t xml:space="preserve"> 10000 </w:t>
      </w:r>
      <w:r>
        <w:rPr>
          <w:rFonts w:ascii="Times New Roman" w:hAnsi="Times New Roman" w:cs="Times New Roman"/>
          <w:sz w:val="24"/>
        </w:rPr>
        <w:t>元，理财经验少，偏好简单实用</w:t>
      </w:r>
    </w:p>
    <w:p w14:paraId="43B69D71" w14:textId="77777777" w:rsidR="00E94555" w:rsidRDefault="00E94555">
      <w:pPr>
        <w:rPr>
          <w:rFonts w:ascii="Times New Roman" w:hAnsi="Times New Roman" w:cs="Times New Roman"/>
          <w:sz w:val="24"/>
        </w:rPr>
      </w:pPr>
    </w:p>
    <w:p w14:paraId="4FC2D290"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B </w:t>
      </w:r>
      <w:r>
        <w:rPr>
          <w:rFonts w:ascii="Times New Roman" w:hAnsi="Times New Roman" w:cs="Times New Roman"/>
          <w:sz w:val="24"/>
        </w:rPr>
        <w:t>为本科毕业，具备设计专业训练背景，房租约</w:t>
      </w:r>
      <w:r>
        <w:rPr>
          <w:rFonts w:ascii="Times New Roman" w:hAnsi="Times New Roman" w:cs="Times New Roman"/>
          <w:sz w:val="24"/>
        </w:rPr>
        <w:t xml:space="preserve"> 3000 </w:t>
      </w:r>
      <w:r>
        <w:rPr>
          <w:rFonts w:ascii="Times New Roman" w:hAnsi="Times New Roman" w:cs="Times New Roman"/>
          <w:sz w:val="24"/>
        </w:rPr>
        <w:t>元，每月可储蓄约</w:t>
      </w:r>
      <w:r>
        <w:rPr>
          <w:rFonts w:ascii="Times New Roman" w:hAnsi="Times New Roman" w:cs="Times New Roman"/>
          <w:sz w:val="24"/>
        </w:rPr>
        <w:t xml:space="preserve"> 2000 </w:t>
      </w:r>
      <w:r>
        <w:rPr>
          <w:rFonts w:ascii="Times New Roman" w:hAnsi="Times New Roman" w:cs="Times New Roman"/>
          <w:sz w:val="24"/>
        </w:rPr>
        <w:t>元；几乎未使用过金融产品，更接近</w:t>
      </w:r>
      <w:r>
        <w:rPr>
          <w:rFonts w:ascii="Times New Roman" w:hAnsi="Times New Roman" w:cs="Times New Roman"/>
          <w:sz w:val="24"/>
        </w:rPr>
        <w:t>“</w:t>
      </w:r>
      <w:r>
        <w:rPr>
          <w:rFonts w:ascii="Times New Roman" w:hAnsi="Times New Roman" w:cs="Times New Roman"/>
          <w:sz w:val="24"/>
        </w:rPr>
        <w:t>从储蓄和记账切入理财</w:t>
      </w:r>
      <w:r>
        <w:rPr>
          <w:rFonts w:ascii="Times New Roman" w:hAnsi="Times New Roman" w:cs="Times New Roman"/>
          <w:sz w:val="24"/>
        </w:rPr>
        <w:t>”</w:t>
      </w:r>
      <w:r>
        <w:rPr>
          <w:rFonts w:ascii="Times New Roman" w:hAnsi="Times New Roman" w:cs="Times New Roman"/>
          <w:sz w:val="24"/>
        </w:rPr>
        <w:t>的新手用户。</w:t>
      </w:r>
    </w:p>
    <w:p w14:paraId="0014C857" w14:textId="77777777" w:rsidR="00E94555" w:rsidRDefault="00E94555">
      <w:pPr>
        <w:rPr>
          <w:rFonts w:ascii="Times New Roman" w:hAnsi="Times New Roman" w:cs="Times New Roman"/>
          <w:sz w:val="24"/>
        </w:rPr>
      </w:pPr>
    </w:p>
    <w:p w14:paraId="385665E8"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回答：对我来说，最大的变化是它没有那么像传统金融软件。很多金融</w:t>
      </w:r>
      <w:r>
        <w:rPr>
          <w:rFonts w:ascii="Times New Roman" w:hAnsi="Times New Roman" w:cs="Times New Roman"/>
          <w:sz w:val="24"/>
        </w:rPr>
        <w:t xml:space="preserve"> App </w:t>
      </w:r>
      <w:r>
        <w:rPr>
          <w:rFonts w:ascii="Times New Roman" w:hAnsi="Times New Roman" w:cs="Times New Roman"/>
          <w:sz w:val="24"/>
        </w:rPr>
        <w:t>我打开会不知道从哪里看起，但</w:t>
      </w:r>
      <w:r>
        <w:rPr>
          <w:rFonts w:ascii="Times New Roman" w:hAnsi="Times New Roman" w:cs="Times New Roman"/>
          <w:sz w:val="24"/>
        </w:rPr>
        <w:t xml:space="preserve"> FirstSpot </w:t>
      </w:r>
      <w:r>
        <w:rPr>
          <w:rFonts w:ascii="Times New Roman" w:hAnsi="Times New Roman" w:cs="Times New Roman"/>
          <w:sz w:val="24"/>
        </w:rPr>
        <w:t>的引导更像一个入门教程。它把概念拆小了，我能接受。</w:t>
      </w:r>
    </w:p>
    <w:p w14:paraId="659046E1" w14:textId="77777777" w:rsidR="00E94555" w:rsidRDefault="00E94555">
      <w:pPr>
        <w:rPr>
          <w:rFonts w:ascii="Times New Roman" w:hAnsi="Times New Roman" w:cs="Times New Roman"/>
          <w:sz w:val="24"/>
        </w:rPr>
      </w:pPr>
    </w:p>
    <w:p w14:paraId="6AFC05CB"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让我觉得没那么严肃，这点挺重要。我不太喜欢一上来就很专业、很压迫的界面。但如果角色太多、动画太多，我也会觉得像儿童产品，所以我觉得要控制程度。</w:t>
      </w:r>
    </w:p>
    <w:p w14:paraId="617737B4" w14:textId="77777777" w:rsidR="00E94555" w:rsidRDefault="00E94555">
      <w:pPr>
        <w:rPr>
          <w:rFonts w:ascii="Times New Roman" w:hAnsi="Times New Roman" w:cs="Times New Roman"/>
          <w:sz w:val="24"/>
        </w:rPr>
      </w:pPr>
    </w:p>
    <w:p w14:paraId="35A0D114"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回答：卡片和徽章比</w:t>
      </w:r>
      <w:r>
        <w:rPr>
          <w:rFonts w:ascii="Times New Roman" w:hAnsi="Times New Roman" w:cs="Times New Roman"/>
          <w:sz w:val="24"/>
        </w:rPr>
        <w:t xml:space="preserve"> XP </w:t>
      </w:r>
      <w:r>
        <w:rPr>
          <w:rFonts w:ascii="Times New Roman" w:hAnsi="Times New Roman" w:cs="Times New Roman"/>
          <w:sz w:val="24"/>
        </w:rPr>
        <w:t>更吸引我，因为它像一个收藏成果。排行榜我不需要，我本来就不是很想在理财上和别人比。</w:t>
      </w:r>
    </w:p>
    <w:p w14:paraId="7581BA30" w14:textId="77777777" w:rsidR="00E94555" w:rsidRDefault="00E94555">
      <w:pPr>
        <w:rPr>
          <w:rFonts w:ascii="Times New Roman" w:hAnsi="Times New Roman" w:cs="Times New Roman"/>
          <w:sz w:val="24"/>
        </w:rPr>
      </w:pPr>
    </w:p>
    <w:p w14:paraId="0CD0C00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回答：我注意到小工具入口和卡片翻转。对我来说，最好的是简单，不要让我填太多东西。像复利、持仓成本这种，如果能用很少步骤算出来，我会愿</w:t>
      </w:r>
      <w:r>
        <w:rPr>
          <w:rFonts w:ascii="Times New Roman" w:hAnsi="Times New Roman" w:cs="Times New Roman"/>
          <w:sz w:val="24"/>
        </w:rPr>
        <w:lastRenderedPageBreak/>
        <w:t>意用。</w:t>
      </w:r>
    </w:p>
    <w:p w14:paraId="3F644288" w14:textId="77777777" w:rsidR="00E94555" w:rsidRDefault="00E94555">
      <w:pPr>
        <w:rPr>
          <w:rFonts w:ascii="Times New Roman" w:hAnsi="Times New Roman" w:cs="Times New Roman"/>
          <w:sz w:val="24"/>
        </w:rPr>
      </w:pPr>
    </w:p>
    <w:p w14:paraId="045941C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回答：我希望保留简单记账和消费预警一类功能。学习可以有，但我更需要它帮我管住现金流，不然还没投资就先花完了。</w:t>
      </w:r>
    </w:p>
    <w:p w14:paraId="6F3C8DF5" w14:textId="77777777" w:rsidR="00E94555" w:rsidRDefault="00E94555">
      <w:pPr>
        <w:rPr>
          <w:rFonts w:ascii="Times New Roman" w:hAnsi="Times New Roman" w:cs="Times New Roman"/>
          <w:sz w:val="24"/>
        </w:rPr>
      </w:pPr>
    </w:p>
    <w:p w14:paraId="011EF215"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C</w:t>
      </w:r>
      <w:r>
        <w:rPr>
          <w:rFonts w:ascii="Times New Roman" w:hAnsi="Times New Roman" w:cs="Times New Roman"/>
          <w:sz w:val="24"/>
        </w:rPr>
        <w:t>：男性，</w:t>
      </w:r>
      <w:r>
        <w:rPr>
          <w:rFonts w:ascii="Times New Roman" w:hAnsi="Times New Roman" w:cs="Times New Roman"/>
          <w:sz w:val="24"/>
        </w:rPr>
        <w:t xml:space="preserve">23 </w:t>
      </w:r>
      <w:r>
        <w:rPr>
          <w:rFonts w:ascii="Times New Roman" w:hAnsi="Times New Roman" w:cs="Times New Roman"/>
          <w:sz w:val="24"/>
        </w:rPr>
        <w:t>岁，专科学历，网络管理员，月收入约</w:t>
      </w:r>
      <w:r>
        <w:rPr>
          <w:rFonts w:ascii="Times New Roman" w:hAnsi="Times New Roman" w:cs="Times New Roman"/>
          <w:sz w:val="24"/>
        </w:rPr>
        <w:t xml:space="preserve"> 7000 </w:t>
      </w:r>
      <w:r>
        <w:rPr>
          <w:rFonts w:ascii="Times New Roman" w:hAnsi="Times New Roman" w:cs="Times New Roman"/>
          <w:sz w:val="24"/>
        </w:rPr>
        <w:t>元，认为本金不足，需要先建立信心</w:t>
      </w:r>
    </w:p>
    <w:p w14:paraId="1B39CFB2" w14:textId="77777777" w:rsidR="00E94555" w:rsidRDefault="00E94555">
      <w:pPr>
        <w:rPr>
          <w:rFonts w:ascii="Times New Roman" w:hAnsi="Times New Roman" w:cs="Times New Roman"/>
          <w:sz w:val="24"/>
        </w:rPr>
      </w:pPr>
    </w:p>
    <w:p w14:paraId="13E19EC2"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C </w:t>
      </w:r>
      <w:r>
        <w:rPr>
          <w:rFonts w:ascii="Times New Roman" w:hAnsi="Times New Roman" w:cs="Times New Roman"/>
          <w:sz w:val="24"/>
        </w:rPr>
        <w:t>为专科毕业，接触过支付宝基金、余额宝和银行卡活期；当前主要目标仍是积累原始本金，属于</w:t>
      </w:r>
      <w:r>
        <w:rPr>
          <w:rFonts w:ascii="Times New Roman" w:hAnsi="Times New Roman" w:cs="Times New Roman"/>
          <w:sz w:val="24"/>
        </w:rPr>
        <w:t>“</w:t>
      </w:r>
      <w:r>
        <w:rPr>
          <w:rFonts w:ascii="Times New Roman" w:hAnsi="Times New Roman" w:cs="Times New Roman"/>
          <w:sz w:val="24"/>
        </w:rPr>
        <w:t>认可理财但受本金门槛影响</w:t>
      </w:r>
      <w:r>
        <w:rPr>
          <w:rFonts w:ascii="Times New Roman" w:hAnsi="Times New Roman" w:cs="Times New Roman"/>
          <w:sz w:val="24"/>
        </w:rPr>
        <w:t>”</w:t>
      </w:r>
      <w:r>
        <w:rPr>
          <w:rFonts w:ascii="Times New Roman" w:hAnsi="Times New Roman" w:cs="Times New Roman"/>
          <w:sz w:val="24"/>
        </w:rPr>
        <w:t>的观望型用户。</w:t>
      </w:r>
    </w:p>
    <w:p w14:paraId="51943535" w14:textId="77777777" w:rsidR="00E94555" w:rsidRDefault="00E94555">
      <w:pPr>
        <w:rPr>
          <w:rFonts w:ascii="Times New Roman" w:hAnsi="Times New Roman" w:cs="Times New Roman"/>
          <w:sz w:val="24"/>
        </w:rPr>
      </w:pPr>
    </w:p>
    <w:p w14:paraId="3DCA0157"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回答：它让我觉得没到</w:t>
      </w:r>
      <w:r>
        <w:rPr>
          <w:rFonts w:ascii="Times New Roman" w:hAnsi="Times New Roman" w:cs="Times New Roman"/>
          <w:sz w:val="24"/>
        </w:rPr>
        <w:t xml:space="preserve"> 10 </w:t>
      </w:r>
      <w:r>
        <w:rPr>
          <w:rFonts w:ascii="Times New Roman" w:hAnsi="Times New Roman" w:cs="Times New Roman"/>
          <w:sz w:val="24"/>
        </w:rPr>
        <w:t>万存款也可以先学。以前我会觉得本金太少学投资没意义，但这个产品把学习和实际买入分开了，先理解市场规则和风险，这个逻辑比较合理。</w:t>
      </w:r>
    </w:p>
    <w:p w14:paraId="09A248EA" w14:textId="77777777" w:rsidR="00E94555" w:rsidRDefault="00E94555">
      <w:pPr>
        <w:rPr>
          <w:rFonts w:ascii="Times New Roman" w:hAnsi="Times New Roman" w:cs="Times New Roman"/>
          <w:sz w:val="24"/>
        </w:rPr>
      </w:pPr>
    </w:p>
    <w:p w14:paraId="31D3F87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和聊天式讲解让我更容易进入，不像看教材。只要内容不要太浅，我觉得这种形式可以接受。</w:t>
      </w:r>
    </w:p>
    <w:p w14:paraId="2BF00E07" w14:textId="77777777" w:rsidR="00E94555" w:rsidRDefault="00E94555">
      <w:pPr>
        <w:rPr>
          <w:rFonts w:ascii="Times New Roman" w:hAnsi="Times New Roman" w:cs="Times New Roman"/>
          <w:sz w:val="24"/>
        </w:rPr>
      </w:pPr>
    </w:p>
    <w:p w14:paraId="3356F4B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w:t>
      </w:r>
      <w:r>
        <w:rPr>
          <w:rFonts w:ascii="Times New Roman" w:hAnsi="Times New Roman" w:cs="Times New Roman"/>
          <w:sz w:val="24"/>
        </w:rPr>
        <w:t xml:space="preserve">XP </w:t>
      </w:r>
      <w:r>
        <w:rPr>
          <w:rFonts w:ascii="Times New Roman" w:hAnsi="Times New Roman" w:cs="Times New Roman"/>
          <w:sz w:val="24"/>
        </w:rPr>
        <w:t>对我有一点作用，卡片更明显。因为它让我感觉自己在积累知识资产，而不是只是在刷题。排行榜不需要，容易变成谁学得快，反而增加压力。</w:t>
      </w:r>
    </w:p>
    <w:p w14:paraId="29F7DA77" w14:textId="77777777" w:rsidR="00E94555" w:rsidRDefault="00E94555">
      <w:pPr>
        <w:rPr>
          <w:rFonts w:ascii="Times New Roman" w:hAnsi="Times New Roman" w:cs="Times New Roman"/>
          <w:sz w:val="24"/>
        </w:rPr>
      </w:pPr>
    </w:p>
    <w:p w14:paraId="2484DEF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回答：我比较喜欢拖拽练习。因为有些概念光读文字没感觉，拖一下顺序和关系会更清楚。术语解释也有用，最好每个解释都能很短。</w:t>
      </w:r>
    </w:p>
    <w:p w14:paraId="186AC4D6" w14:textId="77777777" w:rsidR="00E94555" w:rsidRDefault="00E94555">
      <w:pPr>
        <w:rPr>
          <w:rFonts w:ascii="Times New Roman" w:hAnsi="Times New Roman" w:cs="Times New Roman"/>
          <w:sz w:val="24"/>
        </w:rPr>
      </w:pPr>
    </w:p>
    <w:p w14:paraId="530DF911"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回答：我希望增强</w:t>
      </w:r>
      <w:r>
        <w:rPr>
          <w:rFonts w:ascii="Times New Roman" w:hAnsi="Times New Roman" w:cs="Times New Roman"/>
          <w:sz w:val="24"/>
        </w:rPr>
        <w:t>“</w:t>
      </w:r>
      <w:r>
        <w:rPr>
          <w:rFonts w:ascii="Times New Roman" w:hAnsi="Times New Roman" w:cs="Times New Roman"/>
          <w:sz w:val="24"/>
        </w:rPr>
        <w:t>从小本金开始怎么做准备</w:t>
      </w:r>
      <w:r>
        <w:rPr>
          <w:rFonts w:ascii="Times New Roman" w:hAnsi="Times New Roman" w:cs="Times New Roman"/>
          <w:sz w:val="24"/>
        </w:rPr>
        <w:t>”</w:t>
      </w:r>
      <w:r>
        <w:rPr>
          <w:rFonts w:ascii="Times New Roman" w:hAnsi="Times New Roman" w:cs="Times New Roman"/>
          <w:sz w:val="24"/>
        </w:rPr>
        <w:t>的内容，比如现金储备、风险承受、定投基础。这样即使现在不买，也知道自己该准备什么。</w:t>
      </w:r>
    </w:p>
    <w:p w14:paraId="5A18EB46" w14:textId="77777777" w:rsidR="00E94555" w:rsidRDefault="00E94555">
      <w:pPr>
        <w:rPr>
          <w:rFonts w:ascii="Times New Roman" w:hAnsi="Times New Roman" w:cs="Times New Roman"/>
          <w:sz w:val="24"/>
        </w:rPr>
      </w:pPr>
    </w:p>
    <w:p w14:paraId="0906BE11"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D</w:t>
      </w:r>
      <w:r>
        <w:rPr>
          <w:rFonts w:ascii="Times New Roman" w:hAnsi="Times New Roman" w:cs="Times New Roman"/>
          <w:sz w:val="24"/>
        </w:rPr>
        <w:t>：男性，</w:t>
      </w:r>
      <w:r>
        <w:rPr>
          <w:rFonts w:ascii="Times New Roman" w:hAnsi="Times New Roman" w:cs="Times New Roman"/>
          <w:sz w:val="24"/>
        </w:rPr>
        <w:t xml:space="preserve">26 </w:t>
      </w:r>
      <w:r>
        <w:rPr>
          <w:rFonts w:ascii="Times New Roman" w:hAnsi="Times New Roman" w:cs="Times New Roman"/>
          <w:sz w:val="24"/>
        </w:rPr>
        <w:t>岁，光模块芯片工程师，月收入约</w:t>
      </w:r>
      <w:r>
        <w:rPr>
          <w:rFonts w:ascii="Times New Roman" w:hAnsi="Times New Roman" w:cs="Times New Roman"/>
          <w:sz w:val="24"/>
        </w:rPr>
        <w:t xml:space="preserve"> 20000 </w:t>
      </w:r>
      <w:r>
        <w:rPr>
          <w:rFonts w:ascii="Times New Roman" w:hAnsi="Times New Roman" w:cs="Times New Roman"/>
          <w:sz w:val="24"/>
        </w:rPr>
        <w:t>元，收入较高但偏保守，重视风险与时间成本</w:t>
      </w:r>
    </w:p>
    <w:p w14:paraId="62B63949" w14:textId="77777777" w:rsidR="00E94555" w:rsidRDefault="00E94555">
      <w:pPr>
        <w:rPr>
          <w:rFonts w:ascii="Times New Roman" w:hAnsi="Times New Roman" w:cs="Times New Roman"/>
          <w:sz w:val="24"/>
        </w:rPr>
      </w:pPr>
    </w:p>
    <w:p w14:paraId="03C09EAF"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D </w:t>
      </w:r>
      <w:r>
        <w:rPr>
          <w:rFonts w:ascii="Times New Roman" w:hAnsi="Times New Roman" w:cs="Times New Roman"/>
          <w:sz w:val="24"/>
        </w:rPr>
        <w:t>为研究生毕业，具备工程技术训练背景，日常固定开销约</w:t>
      </w:r>
      <w:r>
        <w:rPr>
          <w:rFonts w:ascii="Times New Roman" w:hAnsi="Times New Roman" w:cs="Times New Roman"/>
          <w:sz w:val="24"/>
        </w:rPr>
        <w:t xml:space="preserve"> 4000 </w:t>
      </w:r>
      <w:r>
        <w:rPr>
          <w:rFonts w:ascii="Times New Roman" w:hAnsi="Times New Roman" w:cs="Times New Roman"/>
          <w:sz w:val="24"/>
        </w:rPr>
        <w:t>元；虽然收入相对较高，但仍以现金储蓄为主，属于</w:t>
      </w:r>
      <w:r>
        <w:rPr>
          <w:rFonts w:ascii="Times New Roman" w:hAnsi="Times New Roman" w:cs="Times New Roman"/>
          <w:sz w:val="24"/>
        </w:rPr>
        <w:t>“</w:t>
      </w:r>
      <w:r>
        <w:rPr>
          <w:rFonts w:ascii="Times New Roman" w:hAnsi="Times New Roman" w:cs="Times New Roman"/>
          <w:sz w:val="24"/>
        </w:rPr>
        <w:t>有本金能力但风险敏感</w:t>
      </w:r>
      <w:r>
        <w:rPr>
          <w:rFonts w:ascii="Times New Roman" w:hAnsi="Times New Roman" w:cs="Times New Roman"/>
          <w:sz w:val="24"/>
        </w:rPr>
        <w:t>”</w:t>
      </w:r>
      <w:r>
        <w:rPr>
          <w:rFonts w:ascii="Times New Roman" w:hAnsi="Times New Roman" w:cs="Times New Roman"/>
          <w:sz w:val="24"/>
        </w:rPr>
        <w:t>的保守型用户。</w:t>
      </w:r>
    </w:p>
    <w:p w14:paraId="0F94480A" w14:textId="77777777" w:rsidR="00E94555" w:rsidRDefault="00E94555">
      <w:pPr>
        <w:rPr>
          <w:rFonts w:ascii="Times New Roman" w:hAnsi="Times New Roman" w:cs="Times New Roman"/>
          <w:sz w:val="24"/>
        </w:rPr>
      </w:pPr>
    </w:p>
    <w:p w14:paraId="469C5E68"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回答：它降低的不是操作门槛，而是理解门槛。对我来说，投资最大的问题是风险和时间成本。如果产品能把风险来源、长期策略和常见误区讲清楚，我会觉得它有价值。</w:t>
      </w:r>
    </w:p>
    <w:p w14:paraId="77DE8D26" w14:textId="77777777" w:rsidR="00E94555" w:rsidRDefault="00E94555">
      <w:pPr>
        <w:rPr>
          <w:rFonts w:ascii="Times New Roman" w:hAnsi="Times New Roman" w:cs="Times New Roman"/>
          <w:sz w:val="24"/>
        </w:rPr>
      </w:pPr>
    </w:p>
    <w:p w14:paraId="2FD9F50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有亲和力，但我会更看重它是否不诱导我交易。只要它的语气是提醒我稳健，而不是鼓励我频繁操作，我觉得可以接受。</w:t>
      </w:r>
    </w:p>
    <w:p w14:paraId="579AAC24" w14:textId="77777777" w:rsidR="00E94555" w:rsidRDefault="00E94555">
      <w:pPr>
        <w:rPr>
          <w:rFonts w:ascii="Times New Roman" w:hAnsi="Times New Roman" w:cs="Times New Roman"/>
          <w:sz w:val="24"/>
        </w:rPr>
      </w:pPr>
    </w:p>
    <w:p w14:paraId="63CAD8A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回答：我支持没有排行榜。金融学习和投资不应该变成排名。</w:t>
      </w:r>
      <w:r>
        <w:rPr>
          <w:rFonts w:ascii="Times New Roman" w:hAnsi="Times New Roman" w:cs="Times New Roman"/>
          <w:sz w:val="24"/>
        </w:rPr>
        <w:t xml:space="preserve">XP </w:t>
      </w:r>
      <w:r>
        <w:rPr>
          <w:rFonts w:ascii="Times New Roman" w:hAnsi="Times New Roman" w:cs="Times New Roman"/>
          <w:sz w:val="24"/>
        </w:rPr>
        <w:t>和徽</w:t>
      </w:r>
      <w:r>
        <w:rPr>
          <w:rFonts w:ascii="Times New Roman" w:hAnsi="Times New Roman" w:cs="Times New Roman"/>
          <w:sz w:val="24"/>
        </w:rPr>
        <w:lastRenderedPageBreak/>
        <w:t>章可以作为个人进度反馈，但不要太强刺激。</w:t>
      </w:r>
    </w:p>
    <w:p w14:paraId="77E6C7B3" w14:textId="77777777" w:rsidR="00E94555" w:rsidRDefault="00E94555">
      <w:pPr>
        <w:rPr>
          <w:rFonts w:ascii="Times New Roman" w:hAnsi="Times New Roman" w:cs="Times New Roman"/>
          <w:sz w:val="24"/>
        </w:rPr>
      </w:pPr>
    </w:p>
    <w:p w14:paraId="6B8804FA"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回答：我注意到一些隐藏的小交互，它们让页面没那么死板。不过我更希望这些交互都能服务理解，不要只是好玩。比如风险承受热身、费用显微镜这类小工具会更有价值。</w:t>
      </w:r>
    </w:p>
    <w:p w14:paraId="5C33DAD6" w14:textId="77777777" w:rsidR="00E94555" w:rsidRDefault="00E94555">
      <w:pPr>
        <w:rPr>
          <w:rFonts w:ascii="Times New Roman" w:hAnsi="Times New Roman" w:cs="Times New Roman"/>
          <w:sz w:val="24"/>
        </w:rPr>
      </w:pPr>
    </w:p>
    <w:p w14:paraId="4C5F32D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回答：我希望增强风险、回撤和时间成本相关的模块。最好能让我用几分钟判断一个投资行为是否值得投入精力，而不是让我每天盯盘。</w:t>
      </w:r>
    </w:p>
    <w:p w14:paraId="7B2F0A12" w14:textId="77777777" w:rsidR="00E94555" w:rsidRDefault="00E94555">
      <w:pPr>
        <w:rPr>
          <w:rFonts w:ascii="Times New Roman" w:hAnsi="Times New Roman" w:cs="Times New Roman"/>
          <w:sz w:val="24"/>
        </w:rPr>
      </w:pPr>
    </w:p>
    <w:p w14:paraId="56A240CF"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E</w:t>
      </w:r>
      <w:r>
        <w:rPr>
          <w:rFonts w:ascii="Times New Roman" w:hAnsi="Times New Roman" w:cs="Times New Roman"/>
          <w:sz w:val="24"/>
        </w:rPr>
        <w:t>：女性，</w:t>
      </w:r>
      <w:r>
        <w:rPr>
          <w:rFonts w:ascii="Times New Roman" w:hAnsi="Times New Roman" w:cs="Times New Roman"/>
          <w:sz w:val="24"/>
        </w:rPr>
        <w:t xml:space="preserve">24 </w:t>
      </w:r>
      <w:r>
        <w:rPr>
          <w:rFonts w:ascii="Times New Roman" w:hAnsi="Times New Roman" w:cs="Times New Roman"/>
          <w:sz w:val="24"/>
        </w:rPr>
        <w:t>岁，制造业工程师，月收入约</w:t>
      </w:r>
      <w:r>
        <w:rPr>
          <w:rFonts w:ascii="Times New Roman" w:hAnsi="Times New Roman" w:cs="Times New Roman"/>
          <w:sz w:val="24"/>
        </w:rPr>
        <w:t xml:space="preserve"> 13000 </w:t>
      </w:r>
      <w:r>
        <w:rPr>
          <w:rFonts w:ascii="Times New Roman" w:hAnsi="Times New Roman" w:cs="Times New Roman"/>
          <w:sz w:val="24"/>
        </w:rPr>
        <w:t>元，余额宝用户，担心知识不足和消费优先</w:t>
      </w:r>
    </w:p>
    <w:p w14:paraId="299D312C" w14:textId="77777777" w:rsidR="00E94555" w:rsidRDefault="00E94555">
      <w:pPr>
        <w:rPr>
          <w:rFonts w:ascii="Times New Roman" w:hAnsi="Times New Roman" w:cs="Times New Roman"/>
          <w:sz w:val="24"/>
        </w:rPr>
      </w:pPr>
    </w:p>
    <w:p w14:paraId="0E743503"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E </w:t>
      </w:r>
      <w:r>
        <w:rPr>
          <w:rFonts w:ascii="Times New Roman" w:hAnsi="Times New Roman" w:cs="Times New Roman"/>
          <w:sz w:val="24"/>
        </w:rPr>
        <w:t>为研究生毕业，具备工程技术训练背景，房租约</w:t>
      </w:r>
      <w:r>
        <w:rPr>
          <w:rFonts w:ascii="Times New Roman" w:hAnsi="Times New Roman" w:cs="Times New Roman"/>
          <w:sz w:val="24"/>
        </w:rPr>
        <w:t xml:space="preserve"> 3500 </w:t>
      </w:r>
      <w:r>
        <w:rPr>
          <w:rFonts w:ascii="Times New Roman" w:hAnsi="Times New Roman" w:cs="Times New Roman"/>
          <w:sz w:val="24"/>
        </w:rPr>
        <w:t>元，阶段性存在超额消费和储蓄困难；长期使用余额宝，但尚未进入更复杂投资产品，属于</w:t>
      </w:r>
      <w:r>
        <w:rPr>
          <w:rFonts w:ascii="Times New Roman" w:hAnsi="Times New Roman" w:cs="Times New Roman"/>
          <w:sz w:val="24"/>
        </w:rPr>
        <w:t>“</w:t>
      </w:r>
      <w:r>
        <w:rPr>
          <w:rFonts w:ascii="Times New Roman" w:hAnsi="Times New Roman" w:cs="Times New Roman"/>
          <w:sz w:val="24"/>
        </w:rPr>
        <w:t>有理财兴趣但需要先建立现金流纪律</w:t>
      </w:r>
      <w:r>
        <w:rPr>
          <w:rFonts w:ascii="Times New Roman" w:hAnsi="Times New Roman" w:cs="Times New Roman"/>
          <w:sz w:val="24"/>
        </w:rPr>
        <w:t>”</w:t>
      </w:r>
      <w:r>
        <w:rPr>
          <w:rFonts w:ascii="Times New Roman" w:hAnsi="Times New Roman" w:cs="Times New Roman"/>
          <w:sz w:val="24"/>
        </w:rPr>
        <w:t>的用户。</w:t>
      </w:r>
    </w:p>
    <w:p w14:paraId="1B226745" w14:textId="77777777" w:rsidR="00E94555" w:rsidRDefault="00E94555">
      <w:pPr>
        <w:rPr>
          <w:rFonts w:ascii="Times New Roman" w:hAnsi="Times New Roman" w:cs="Times New Roman"/>
          <w:sz w:val="24"/>
        </w:rPr>
      </w:pPr>
    </w:p>
    <w:p w14:paraId="11E077D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回答：它比我之前看到的基金页面友好。以前支付宝基金板块信息很多，我不知道该看什么。</w:t>
      </w:r>
      <w:r>
        <w:rPr>
          <w:rFonts w:ascii="Times New Roman" w:hAnsi="Times New Roman" w:cs="Times New Roman"/>
          <w:sz w:val="24"/>
        </w:rPr>
        <w:t xml:space="preserve">FirstSpot </w:t>
      </w:r>
      <w:r>
        <w:rPr>
          <w:rFonts w:ascii="Times New Roman" w:hAnsi="Times New Roman" w:cs="Times New Roman"/>
          <w:sz w:val="24"/>
        </w:rPr>
        <w:t>先讲概念，再用卡片和例子解释，我会更愿意点下去。</w:t>
      </w:r>
    </w:p>
    <w:p w14:paraId="6B634328" w14:textId="77777777" w:rsidR="00E94555" w:rsidRDefault="00E94555">
      <w:pPr>
        <w:rPr>
          <w:rFonts w:ascii="Times New Roman" w:hAnsi="Times New Roman" w:cs="Times New Roman"/>
          <w:sz w:val="24"/>
        </w:rPr>
      </w:pPr>
    </w:p>
    <w:p w14:paraId="5A14489F"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让我觉得像有人陪着学，不是被老师考。对我这种不懂的人来说，这种语气比较舒服。只要不要让我觉得被嘲笑没钱，就可以。</w:t>
      </w:r>
    </w:p>
    <w:p w14:paraId="5732D59A" w14:textId="77777777" w:rsidR="00E94555" w:rsidRDefault="00E94555">
      <w:pPr>
        <w:rPr>
          <w:rFonts w:ascii="Times New Roman" w:hAnsi="Times New Roman" w:cs="Times New Roman"/>
          <w:sz w:val="24"/>
        </w:rPr>
      </w:pPr>
    </w:p>
    <w:p w14:paraId="5439469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回答：我喜欢卡片和金库，因为有收集感。</w:t>
      </w:r>
      <w:r>
        <w:rPr>
          <w:rFonts w:ascii="Times New Roman" w:hAnsi="Times New Roman" w:cs="Times New Roman"/>
          <w:sz w:val="24"/>
        </w:rPr>
        <w:t xml:space="preserve">XP </w:t>
      </w:r>
      <w:r>
        <w:rPr>
          <w:rFonts w:ascii="Times New Roman" w:hAnsi="Times New Roman" w:cs="Times New Roman"/>
          <w:sz w:val="24"/>
        </w:rPr>
        <w:t>可以有，但我不会特别在意数字。排行榜不想要，我不想看到别人学得比我快或者钱比我多。</w:t>
      </w:r>
    </w:p>
    <w:p w14:paraId="3456F4CA" w14:textId="77777777" w:rsidR="00E94555" w:rsidRDefault="00E94555">
      <w:pPr>
        <w:rPr>
          <w:rFonts w:ascii="Times New Roman" w:hAnsi="Times New Roman" w:cs="Times New Roman"/>
          <w:sz w:val="24"/>
        </w:rPr>
      </w:pPr>
    </w:p>
    <w:p w14:paraId="06F9B79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回答：我最喜欢术语解释和翻卡。因为很多词我以前会跳过，点开解释后感觉没那么可怕。工具入口如果能做得更生活化，比如</w:t>
      </w:r>
      <w:r>
        <w:rPr>
          <w:rFonts w:ascii="Times New Roman" w:hAnsi="Times New Roman" w:cs="Times New Roman"/>
          <w:sz w:val="24"/>
        </w:rPr>
        <w:t>“</w:t>
      </w:r>
      <w:r>
        <w:rPr>
          <w:rFonts w:ascii="Times New Roman" w:hAnsi="Times New Roman" w:cs="Times New Roman"/>
          <w:sz w:val="24"/>
        </w:rPr>
        <w:t>我这个月能不能存下第一笔钱</w:t>
      </w:r>
      <w:r>
        <w:rPr>
          <w:rFonts w:ascii="Times New Roman" w:hAnsi="Times New Roman" w:cs="Times New Roman"/>
          <w:sz w:val="24"/>
        </w:rPr>
        <w:t>”</w:t>
      </w:r>
      <w:r>
        <w:rPr>
          <w:rFonts w:ascii="Times New Roman" w:hAnsi="Times New Roman" w:cs="Times New Roman"/>
          <w:sz w:val="24"/>
        </w:rPr>
        <w:t>，我也会用。</w:t>
      </w:r>
    </w:p>
    <w:p w14:paraId="3505A76D" w14:textId="77777777" w:rsidR="00E94555" w:rsidRDefault="00E94555">
      <w:pPr>
        <w:rPr>
          <w:rFonts w:ascii="Times New Roman" w:hAnsi="Times New Roman" w:cs="Times New Roman"/>
          <w:sz w:val="24"/>
        </w:rPr>
      </w:pPr>
    </w:p>
    <w:p w14:paraId="34F4CC9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回答：我希望保留好玩和简单的部分，同时增加消费控制和储蓄目标。对我来说，先存下钱，再学习投资，可能是更现实的路径。</w:t>
      </w:r>
    </w:p>
    <w:p w14:paraId="2E590449" w14:textId="77777777" w:rsidR="00E94555" w:rsidRDefault="00E94555">
      <w:pPr>
        <w:rPr>
          <w:rFonts w:ascii="宋体" w:eastAsia="宋体" w:hAnsi="宋体" w:cs="宋体" w:hint="eastAsia"/>
          <w:sz w:val="24"/>
        </w:rPr>
      </w:pPr>
    </w:p>
    <w:p w14:paraId="2806390A" w14:textId="77777777" w:rsidR="00E94555" w:rsidRDefault="00000000">
      <w:pPr>
        <w:outlineLvl w:val="0"/>
        <w:rPr>
          <w:rFonts w:ascii="黑体" w:eastAsia="黑体" w:hAnsi="黑体" w:cs="黑体" w:hint="eastAsia"/>
          <w:sz w:val="32"/>
          <w:szCs w:val="32"/>
        </w:rPr>
      </w:pPr>
      <w:bookmarkStart w:id="88" w:name="_Toc30204"/>
      <w:r>
        <w:rPr>
          <w:rFonts w:ascii="黑体" w:eastAsia="黑体" w:hAnsi="黑体" w:cs="黑体" w:hint="eastAsia"/>
          <w:sz w:val="32"/>
          <w:szCs w:val="32"/>
        </w:rPr>
        <w:t>附录 D：体验后反馈归纳矩阵</w:t>
      </w:r>
      <w:bookmarkEnd w:id="88"/>
    </w:p>
    <w:p w14:paraId="11C70A47" w14:textId="77777777" w:rsidR="00E94555" w:rsidRDefault="00E94555">
      <w:pPr>
        <w:outlineLvl w:val="0"/>
        <w:rPr>
          <w:rFonts w:ascii="黑体" w:eastAsia="黑体" w:hAnsi="黑体" w:cs="黑体" w:hint="eastAsia"/>
          <w:sz w:val="32"/>
          <w:szCs w:val="32"/>
        </w:rPr>
      </w:pPr>
    </w:p>
    <w:p w14:paraId="1BE210E0" w14:textId="77777777" w:rsidR="00E94555" w:rsidRDefault="00000000">
      <w:pPr>
        <w:jc w:val="center"/>
      </w:pPr>
      <w:r>
        <w:rPr>
          <w:rFonts w:asciiTheme="majorEastAsia" w:eastAsiaTheme="majorEastAsia" w:hAnsiTheme="majorEastAsia" w:cstheme="majorEastAsia" w:hint="eastAsia"/>
          <w:b/>
          <w:bCs/>
        </w:rPr>
        <w:t>表 2 体验后反馈归纳矩阵</w:t>
      </w:r>
    </w:p>
    <w:p w14:paraId="4AAE1500" w14:textId="77777777" w:rsidR="00E94555" w:rsidRDefault="00E94555"/>
    <w:tbl>
      <w:tblPr>
        <w:tblStyle w:val="a4"/>
        <w:tblW w:w="0" w:type="auto"/>
        <w:tblLook w:val="04A0" w:firstRow="1" w:lastRow="0" w:firstColumn="1" w:lastColumn="0" w:noHBand="0" w:noVBand="1"/>
      </w:tblPr>
      <w:tblGrid>
        <w:gridCol w:w="2840"/>
        <w:gridCol w:w="2841"/>
        <w:gridCol w:w="2841"/>
      </w:tblGrid>
      <w:tr w:rsidR="00E94555" w14:paraId="2858B96A" w14:textId="77777777">
        <w:tc>
          <w:tcPr>
            <w:tcW w:w="2840" w:type="dxa"/>
          </w:tcPr>
          <w:p w14:paraId="1368809D" w14:textId="77777777" w:rsidR="00E94555" w:rsidRDefault="00000000">
            <w:pPr>
              <w:rPr>
                <w:rFonts w:ascii="Times New Roman" w:hAnsi="Times New Roman" w:cs="Times New Roman"/>
                <w:sz w:val="24"/>
              </w:rPr>
            </w:pPr>
            <w:r>
              <w:rPr>
                <w:rFonts w:ascii="Times New Roman" w:hAnsi="Times New Roman" w:cs="Times New Roman"/>
                <w:sz w:val="24"/>
              </w:rPr>
              <w:t>维度</w:t>
            </w:r>
          </w:p>
        </w:tc>
        <w:tc>
          <w:tcPr>
            <w:tcW w:w="2841" w:type="dxa"/>
          </w:tcPr>
          <w:p w14:paraId="2B1AB1D2" w14:textId="77777777" w:rsidR="00E94555" w:rsidRDefault="00000000">
            <w:pPr>
              <w:rPr>
                <w:rFonts w:ascii="Times New Roman" w:hAnsi="Times New Roman" w:cs="Times New Roman"/>
                <w:sz w:val="24"/>
              </w:rPr>
            </w:pPr>
            <w:r>
              <w:rPr>
                <w:rFonts w:ascii="Times New Roman" w:hAnsi="Times New Roman" w:cs="Times New Roman"/>
                <w:sz w:val="24"/>
              </w:rPr>
              <w:t>主要反馈</w:t>
            </w:r>
          </w:p>
        </w:tc>
        <w:tc>
          <w:tcPr>
            <w:tcW w:w="2841" w:type="dxa"/>
          </w:tcPr>
          <w:p w14:paraId="3A249444" w14:textId="77777777" w:rsidR="00E94555" w:rsidRDefault="00000000">
            <w:pPr>
              <w:rPr>
                <w:rFonts w:ascii="Times New Roman" w:hAnsi="Times New Roman" w:cs="Times New Roman"/>
                <w:sz w:val="24"/>
              </w:rPr>
            </w:pPr>
            <w:r>
              <w:rPr>
                <w:rFonts w:ascii="Times New Roman" w:hAnsi="Times New Roman" w:cs="Times New Roman"/>
                <w:sz w:val="24"/>
              </w:rPr>
              <w:t>设计启示</w:t>
            </w:r>
          </w:p>
        </w:tc>
      </w:tr>
      <w:tr w:rsidR="00E94555" w14:paraId="1DA47D12" w14:textId="77777777">
        <w:tc>
          <w:tcPr>
            <w:tcW w:w="2840" w:type="dxa"/>
          </w:tcPr>
          <w:p w14:paraId="6ECDE0A3" w14:textId="77777777" w:rsidR="00E94555" w:rsidRDefault="00000000">
            <w:pPr>
              <w:rPr>
                <w:rFonts w:ascii="Times New Roman" w:hAnsi="Times New Roman" w:cs="Times New Roman"/>
                <w:sz w:val="24"/>
              </w:rPr>
            </w:pPr>
            <w:r>
              <w:rPr>
                <w:rFonts w:ascii="Times New Roman" w:hAnsi="Times New Roman" w:cs="Times New Roman"/>
                <w:sz w:val="24"/>
              </w:rPr>
              <w:t>易用性</w:t>
            </w:r>
          </w:p>
        </w:tc>
        <w:tc>
          <w:tcPr>
            <w:tcW w:w="2841" w:type="dxa"/>
          </w:tcPr>
          <w:p w14:paraId="6B2FB1D7" w14:textId="77777777" w:rsidR="00E94555" w:rsidRDefault="00000000">
            <w:pPr>
              <w:rPr>
                <w:rFonts w:ascii="Times New Roman" w:hAnsi="Times New Roman" w:cs="Times New Roman"/>
                <w:sz w:val="24"/>
              </w:rPr>
            </w:pPr>
            <w:r>
              <w:rPr>
                <w:rFonts w:ascii="Times New Roman" w:hAnsi="Times New Roman" w:cs="Times New Roman"/>
                <w:sz w:val="24"/>
              </w:rPr>
              <w:t>用户认可</w:t>
            </w:r>
            <w:r>
              <w:rPr>
                <w:rFonts w:ascii="Times New Roman" w:hAnsi="Times New Roman" w:cs="Times New Roman"/>
                <w:sz w:val="24"/>
              </w:rPr>
              <w:t xml:space="preserve"> FirstSpot </w:t>
            </w:r>
            <w:r>
              <w:rPr>
                <w:rFonts w:ascii="Times New Roman" w:hAnsi="Times New Roman" w:cs="Times New Roman"/>
                <w:sz w:val="24"/>
              </w:rPr>
              <w:t>比传统金融</w:t>
            </w:r>
            <w:r>
              <w:rPr>
                <w:rFonts w:ascii="Times New Roman" w:hAnsi="Times New Roman" w:cs="Times New Roman"/>
                <w:sz w:val="24"/>
              </w:rPr>
              <w:t xml:space="preserve"> App </w:t>
            </w:r>
            <w:r>
              <w:rPr>
                <w:rFonts w:ascii="Times New Roman" w:hAnsi="Times New Roman" w:cs="Times New Roman"/>
                <w:sz w:val="24"/>
              </w:rPr>
              <w:t>更容易进入</w:t>
            </w:r>
          </w:p>
        </w:tc>
        <w:tc>
          <w:tcPr>
            <w:tcW w:w="2841" w:type="dxa"/>
          </w:tcPr>
          <w:p w14:paraId="1FC68336" w14:textId="77777777" w:rsidR="00E94555" w:rsidRDefault="00000000">
            <w:pPr>
              <w:rPr>
                <w:rFonts w:ascii="Times New Roman" w:hAnsi="Times New Roman" w:cs="Times New Roman"/>
                <w:sz w:val="24"/>
              </w:rPr>
            </w:pPr>
            <w:r>
              <w:rPr>
                <w:rFonts w:ascii="Times New Roman" w:hAnsi="Times New Roman" w:cs="Times New Roman"/>
                <w:sz w:val="24"/>
              </w:rPr>
              <w:t>保持首页与学习页的信息克制，避免堆叠指标</w:t>
            </w:r>
          </w:p>
        </w:tc>
      </w:tr>
      <w:tr w:rsidR="00E94555" w14:paraId="582EE921" w14:textId="77777777">
        <w:tc>
          <w:tcPr>
            <w:tcW w:w="2840" w:type="dxa"/>
          </w:tcPr>
          <w:p w14:paraId="4A5ED5D5" w14:textId="77777777" w:rsidR="00E94555" w:rsidRDefault="00000000">
            <w:pPr>
              <w:rPr>
                <w:rFonts w:ascii="Times New Roman" w:hAnsi="Times New Roman" w:cs="Times New Roman"/>
                <w:sz w:val="24"/>
              </w:rPr>
            </w:pPr>
            <w:r>
              <w:rPr>
                <w:rFonts w:ascii="Times New Roman" w:hAnsi="Times New Roman" w:cs="Times New Roman"/>
                <w:sz w:val="24"/>
              </w:rPr>
              <w:t>趣味性</w:t>
            </w:r>
          </w:p>
        </w:tc>
        <w:tc>
          <w:tcPr>
            <w:tcW w:w="2841" w:type="dxa"/>
          </w:tcPr>
          <w:p w14:paraId="333E325B" w14:textId="77777777" w:rsidR="00E94555" w:rsidRDefault="00000000">
            <w:pPr>
              <w:rPr>
                <w:rFonts w:ascii="Times New Roman" w:hAnsi="Times New Roman" w:cs="Times New Roman"/>
                <w:sz w:val="24"/>
              </w:rPr>
            </w:pPr>
            <w:r>
              <w:rPr>
                <w:rFonts w:ascii="Times New Roman" w:hAnsi="Times New Roman" w:cs="Times New Roman"/>
                <w:sz w:val="24"/>
              </w:rPr>
              <w:t>Myo</w:t>
            </w:r>
            <w:r>
              <w:rPr>
                <w:rFonts w:ascii="Times New Roman" w:hAnsi="Times New Roman" w:cs="Times New Roman"/>
                <w:sz w:val="24"/>
              </w:rPr>
              <w:t>、翻卡、拖拽和术语解释提升探索意愿</w:t>
            </w:r>
          </w:p>
        </w:tc>
        <w:tc>
          <w:tcPr>
            <w:tcW w:w="2841" w:type="dxa"/>
          </w:tcPr>
          <w:p w14:paraId="741EAF10" w14:textId="77777777" w:rsidR="00E94555" w:rsidRDefault="00000000">
            <w:pPr>
              <w:rPr>
                <w:rFonts w:ascii="Times New Roman" w:hAnsi="Times New Roman" w:cs="Times New Roman"/>
                <w:sz w:val="24"/>
              </w:rPr>
            </w:pPr>
            <w:r>
              <w:rPr>
                <w:rFonts w:ascii="Times New Roman" w:hAnsi="Times New Roman" w:cs="Times New Roman"/>
                <w:sz w:val="24"/>
              </w:rPr>
              <w:t>游戏化应服务理解，避免无意义动效</w:t>
            </w:r>
          </w:p>
        </w:tc>
      </w:tr>
      <w:tr w:rsidR="00E94555" w14:paraId="0D782CF1" w14:textId="77777777">
        <w:tc>
          <w:tcPr>
            <w:tcW w:w="2840" w:type="dxa"/>
          </w:tcPr>
          <w:p w14:paraId="1AB27B9F" w14:textId="77777777" w:rsidR="00E94555" w:rsidRDefault="00000000">
            <w:pPr>
              <w:rPr>
                <w:rFonts w:ascii="Times New Roman" w:hAnsi="Times New Roman" w:cs="Times New Roman"/>
                <w:sz w:val="24"/>
              </w:rPr>
            </w:pPr>
            <w:r>
              <w:rPr>
                <w:rFonts w:ascii="Times New Roman" w:hAnsi="Times New Roman" w:cs="Times New Roman"/>
                <w:sz w:val="24"/>
              </w:rPr>
              <w:lastRenderedPageBreak/>
              <w:t>可信度</w:t>
            </w:r>
          </w:p>
        </w:tc>
        <w:tc>
          <w:tcPr>
            <w:tcW w:w="2841" w:type="dxa"/>
          </w:tcPr>
          <w:p w14:paraId="4C3D3410" w14:textId="77777777" w:rsidR="00E94555" w:rsidRDefault="00000000">
            <w:pPr>
              <w:rPr>
                <w:rFonts w:ascii="Times New Roman" w:hAnsi="Times New Roman" w:cs="Times New Roman"/>
                <w:sz w:val="24"/>
              </w:rPr>
            </w:pPr>
            <w:r>
              <w:rPr>
                <w:rFonts w:ascii="Times New Roman" w:hAnsi="Times New Roman" w:cs="Times New Roman"/>
                <w:sz w:val="24"/>
              </w:rPr>
              <w:t>有经验用户关注专业性、数据来源和</w:t>
            </w:r>
            <w:r>
              <w:rPr>
                <w:rFonts w:ascii="Times New Roman" w:hAnsi="Times New Roman" w:cs="Times New Roman"/>
                <w:sz w:val="24"/>
              </w:rPr>
              <w:t xml:space="preserve"> AI </w:t>
            </w:r>
            <w:r>
              <w:rPr>
                <w:rFonts w:ascii="Times New Roman" w:hAnsi="Times New Roman" w:cs="Times New Roman"/>
                <w:sz w:val="24"/>
              </w:rPr>
              <w:t>解释质量</w:t>
            </w:r>
          </w:p>
        </w:tc>
        <w:tc>
          <w:tcPr>
            <w:tcW w:w="2841" w:type="dxa"/>
          </w:tcPr>
          <w:p w14:paraId="63033795" w14:textId="77777777" w:rsidR="00E94555" w:rsidRDefault="00000000">
            <w:pPr>
              <w:rPr>
                <w:rFonts w:ascii="Times New Roman" w:hAnsi="Times New Roman" w:cs="Times New Roman"/>
                <w:sz w:val="24"/>
              </w:rPr>
            </w:pPr>
            <w:r>
              <w:rPr>
                <w:rFonts w:ascii="Times New Roman" w:hAnsi="Times New Roman" w:cs="Times New Roman"/>
                <w:sz w:val="24"/>
              </w:rPr>
              <w:t>在后续版本补充数据来源、风险提示和解释依据</w:t>
            </w:r>
          </w:p>
        </w:tc>
      </w:tr>
      <w:tr w:rsidR="00E94555" w14:paraId="32361FB9" w14:textId="77777777">
        <w:tc>
          <w:tcPr>
            <w:tcW w:w="2840" w:type="dxa"/>
          </w:tcPr>
          <w:p w14:paraId="5660DCE9" w14:textId="77777777" w:rsidR="00E94555" w:rsidRDefault="00000000">
            <w:pPr>
              <w:rPr>
                <w:rFonts w:ascii="Times New Roman" w:hAnsi="Times New Roman" w:cs="Times New Roman"/>
                <w:sz w:val="24"/>
              </w:rPr>
            </w:pPr>
            <w:r>
              <w:rPr>
                <w:rFonts w:ascii="Times New Roman" w:hAnsi="Times New Roman" w:cs="Times New Roman"/>
                <w:sz w:val="24"/>
              </w:rPr>
              <w:t>激励机制</w:t>
            </w:r>
          </w:p>
        </w:tc>
        <w:tc>
          <w:tcPr>
            <w:tcW w:w="2841" w:type="dxa"/>
          </w:tcPr>
          <w:p w14:paraId="5D07BBCC" w14:textId="77777777" w:rsidR="00E94555" w:rsidRDefault="00000000">
            <w:pPr>
              <w:rPr>
                <w:rFonts w:ascii="Times New Roman" w:hAnsi="Times New Roman" w:cs="Times New Roman"/>
                <w:sz w:val="24"/>
              </w:rPr>
            </w:pPr>
            <w:r>
              <w:rPr>
                <w:rFonts w:ascii="Times New Roman" w:hAnsi="Times New Roman" w:cs="Times New Roman"/>
                <w:sz w:val="24"/>
              </w:rPr>
              <w:t xml:space="preserve">XP </w:t>
            </w:r>
            <w:r>
              <w:rPr>
                <w:rFonts w:ascii="Times New Roman" w:hAnsi="Times New Roman" w:cs="Times New Roman"/>
                <w:sz w:val="24"/>
              </w:rPr>
              <w:t>有辅助作用，卡片</w:t>
            </w:r>
            <w:r>
              <w:rPr>
                <w:rFonts w:ascii="Times New Roman" w:hAnsi="Times New Roman" w:cs="Times New Roman"/>
                <w:sz w:val="24"/>
              </w:rPr>
              <w:t>/</w:t>
            </w:r>
            <w:r>
              <w:rPr>
                <w:rFonts w:ascii="Times New Roman" w:hAnsi="Times New Roman" w:cs="Times New Roman"/>
                <w:sz w:val="24"/>
              </w:rPr>
              <w:t>徽章更具收藏价值</w:t>
            </w:r>
          </w:p>
        </w:tc>
        <w:tc>
          <w:tcPr>
            <w:tcW w:w="2841" w:type="dxa"/>
          </w:tcPr>
          <w:p w14:paraId="0CBC6332" w14:textId="77777777" w:rsidR="00E94555" w:rsidRDefault="00000000">
            <w:pPr>
              <w:rPr>
                <w:rFonts w:ascii="Times New Roman" w:hAnsi="Times New Roman" w:cs="Times New Roman"/>
                <w:sz w:val="24"/>
              </w:rPr>
            </w:pPr>
            <w:r>
              <w:rPr>
                <w:rFonts w:ascii="Times New Roman" w:hAnsi="Times New Roman" w:cs="Times New Roman"/>
                <w:sz w:val="24"/>
              </w:rPr>
              <w:t>保留</w:t>
            </w:r>
            <w:r>
              <w:rPr>
                <w:rFonts w:ascii="Times New Roman" w:hAnsi="Times New Roman" w:cs="Times New Roman"/>
                <w:sz w:val="24"/>
              </w:rPr>
              <w:t xml:space="preserve"> Points </w:t>
            </w:r>
            <w:r>
              <w:rPr>
                <w:rFonts w:ascii="Times New Roman" w:hAnsi="Times New Roman" w:cs="Times New Roman"/>
                <w:sz w:val="24"/>
              </w:rPr>
              <w:t>与</w:t>
            </w:r>
            <w:r>
              <w:rPr>
                <w:rFonts w:ascii="Times New Roman" w:hAnsi="Times New Roman" w:cs="Times New Roman"/>
                <w:sz w:val="24"/>
              </w:rPr>
              <w:t xml:space="preserve"> Badges</w:t>
            </w:r>
            <w:r>
              <w:rPr>
                <w:rFonts w:ascii="Times New Roman" w:hAnsi="Times New Roman" w:cs="Times New Roman"/>
                <w:sz w:val="24"/>
              </w:rPr>
              <w:t>，弱化数值压力</w:t>
            </w:r>
          </w:p>
        </w:tc>
      </w:tr>
      <w:tr w:rsidR="00E94555" w14:paraId="1AA15BAF" w14:textId="77777777">
        <w:tc>
          <w:tcPr>
            <w:tcW w:w="2840" w:type="dxa"/>
          </w:tcPr>
          <w:p w14:paraId="616BDCA3" w14:textId="77777777" w:rsidR="00E94555" w:rsidRDefault="00000000">
            <w:pPr>
              <w:rPr>
                <w:rFonts w:ascii="Times New Roman" w:hAnsi="Times New Roman" w:cs="Times New Roman"/>
                <w:sz w:val="24"/>
              </w:rPr>
            </w:pPr>
            <w:r>
              <w:rPr>
                <w:rFonts w:ascii="Times New Roman" w:hAnsi="Times New Roman" w:cs="Times New Roman"/>
                <w:sz w:val="24"/>
              </w:rPr>
              <w:t>排行榜态度</w:t>
            </w:r>
          </w:p>
        </w:tc>
        <w:tc>
          <w:tcPr>
            <w:tcW w:w="2841" w:type="dxa"/>
          </w:tcPr>
          <w:p w14:paraId="01FC50A8" w14:textId="77777777" w:rsidR="00E94555" w:rsidRDefault="00000000">
            <w:pPr>
              <w:rPr>
                <w:rFonts w:ascii="Times New Roman" w:hAnsi="Times New Roman" w:cs="Times New Roman"/>
                <w:sz w:val="24"/>
              </w:rPr>
            </w:pPr>
            <w:r>
              <w:rPr>
                <w:rFonts w:ascii="Times New Roman" w:hAnsi="Times New Roman" w:cs="Times New Roman"/>
                <w:sz w:val="24"/>
              </w:rPr>
              <w:t>多数用户不希望金融学习加入排行榜</w:t>
            </w:r>
          </w:p>
        </w:tc>
        <w:tc>
          <w:tcPr>
            <w:tcW w:w="2841" w:type="dxa"/>
          </w:tcPr>
          <w:p w14:paraId="47AEDEAD" w14:textId="77777777" w:rsidR="00E94555" w:rsidRDefault="00000000">
            <w:pPr>
              <w:rPr>
                <w:rFonts w:ascii="Times New Roman" w:hAnsi="Times New Roman" w:cs="Times New Roman"/>
                <w:sz w:val="24"/>
              </w:rPr>
            </w:pPr>
            <w:r>
              <w:rPr>
                <w:rFonts w:ascii="Times New Roman" w:hAnsi="Times New Roman" w:cs="Times New Roman"/>
                <w:sz w:val="24"/>
              </w:rPr>
              <w:t>明确放弃</w:t>
            </w:r>
            <w:r>
              <w:rPr>
                <w:rFonts w:ascii="Times New Roman" w:hAnsi="Times New Roman" w:cs="Times New Roman"/>
                <w:sz w:val="24"/>
              </w:rPr>
              <w:t xml:space="preserve"> Leaderboards</w:t>
            </w:r>
            <w:r>
              <w:rPr>
                <w:rFonts w:ascii="Times New Roman" w:hAnsi="Times New Roman" w:cs="Times New Roman"/>
                <w:sz w:val="24"/>
              </w:rPr>
              <w:t>，强调个人成长</w:t>
            </w:r>
          </w:p>
        </w:tc>
      </w:tr>
      <w:tr w:rsidR="00E94555" w14:paraId="52BE0FDF" w14:textId="77777777">
        <w:tc>
          <w:tcPr>
            <w:tcW w:w="2840" w:type="dxa"/>
          </w:tcPr>
          <w:p w14:paraId="3B4701F8" w14:textId="77777777" w:rsidR="00E94555" w:rsidRDefault="00000000">
            <w:pPr>
              <w:rPr>
                <w:rFonts w:ascii="Times New Roman" w:hAnsi="Times New Roman" w:cs="Times New Roman"/>
                <w:sz w:val="24"/>
              </w:rPr>
            </w:pPr>
            <w:r>
              <w:rPr>
                <w:rFonts w:ascii="Times New Roman" w:hAnsi="Times New Roman" w:cs="Times New Roman"/>
                <w:sz w:val="24"/>
              </w:rPr>
              <w:t>改进方向</w:t>
            </w:r>
          </w:p>
        </w:tc>
        <w:tc>
          <w:tcPr>
            <w:tcW w:w="2841" w:type="dxa"/>
          </w:tcPr>
          <w:p w14:paraId="2E23662E" w14:textId="77777777" w:rsidR="00E94555" w:rsidRDefault="00000000">
            <w:pPr>
              <w:rPr>
                <w:rFonts w:ascii="Times New Roman" w:hAnsi="Times New Roman" w:cs="Times New Roman"/>
                <w:sz w:val="24"/>
              </w:rPr>
            </w:pPr>
            <w:r>
              <w:rPr>
                <w:rFonts w:ascii="Times New Roman" w:hAnsi="Times New Roman" w:cs="Times New Roman"/>
                <w:sz w:val="24"/>
              </w:rPr>
              <w:t>增强现金流、风险承受、</w:t>
            </w:r>
            <w:r>
              <w:rPr>
                <w:rFonts w:ascii="Times New Roman" w:hAnsi="Times New Roman" w:cs="Times New Roman"/>
                <w:sz w:val="24"/>
              </w:rPr>
              <w:t xml:space="preserve">AI </w:t>
            </w:r>
            <w:r>
              <w:rPr>
                <w:rFonts w:ascii="Times New Roman" w:hAnsi="Times New Roman" w:cs="Times New Roman"/>
                <w:sz w:val="24"/>
              </w:rPr>
              <w:t>投研、复盘功能</w:t>
            </w:r>
          </w:p>
        </w:tc>
        <w:tc>
          <w:tcPr>
            <w:tcW w:w="2841" w:type="dxa"/>
          </w:tcPr>
          <w:p w14:paraId="1F13B972" w14:textId="77777777" w:rsidR="00E94555" w:rsidRDefault="00000000">
            <w:pPr>
              <w:rPr>
                <w:rFonts w:ascii="Times New Roman" w:hAnsi="Times New Roman" w:cs="Times New Roman"/>
                <w:sz w:val="24"/>
              </w:rPr>
            </w:pPr>
            <w:r>
              <w:rPr>
                <w:rFonts w:ascii="Times New Roman" w:hAnsi="Times New Roman" w:cs="Times New Roman"/>
                <w:sz w:val="24"/>
              </w:rPr>
              <w:t>将后续迭代聚焦于稳健投资能力建设</w:t>
            </w:r>
          </w:p>
        </w:tc>
      </w:tr>
    </w:tbl>
    <w:p w14:paraId="6073C676" w14:textId="77777777" w:rsidR="00E94555" w:rsidRDefault="00E94555"/>
    <w:p w14:paraId="54917EA6" w14:textId="77777777" w:rsidR="00E94555" w:rsidRDefault="00000000">
      <w:pPr>
        <w:rPr>
          <w:rFonts w:ascii="黑体" w:eastAsia="黑体" w:hAnsi="黑体" w:cs="黑体" w:hint="eastAsia"/>
          <w:sz w:val="32"/>
          <w:szCs w:val="32"/>
        </w:rPr>
      </w:pPr>
      <w:r>
        <w:rPr>
          <w:rFonts w:ascii="黑体" w:eastAsia="黑体" w:hAnsi="黑体" w:cs="黑体" w:hint="eastAsia"/>
          <w:sz w:val="32"/>
          <w:szCs w:val="32"/>
        </w:rPr>
        <w:t>致谢</w:t>
      </w:r>
    </w:p>
    <w:p w14:paraId="6CB481B7" w14:textId="77777777" w:rsidR="00E94555" w:rsidRDefault="00E94555"/>
    <w:p w14:paraId="63E13A65" w14:textId="77777777" w:rsidR="00E94555" w:rsidRDefault="00000000">
      <w:pPr>
        <w:ind w:firstLine="420"/>
        <w:rPr>
          <w:sz w:val="24"/>
        </w:rPr>
      </w:pPr>
      <w:r>
        <w:rPr>
          <w:rFonts w:hint="eastAsia"/>
          <w:sz w:val="24"/>
        </w:rPr>
        <w:t>感谢郑晓晨、萧若薇老师为我的毕业设计项目与论文写作提供了大量宝贵的指导！感谢学院的各位领导、老师对我的关爱与关照！</w:t>
      </w:r>
    </w:p>
    <w:p w14:paraId="528A2AB4" w14:textId="77777777" w:rsidR="00E94555" w:rsidRDefault="00000000">
      <w:pPr>
        <w:ind w:firstLine="420"/>
        <w:rPr>
          <w:sz w:val="24"/>
        </w:rPr>
      </w:pPr>
      <w:r>
        <w:rPr>
          <w:rFonts w:hint="eastAsia"/>
          <w:sz w:val="24"/>
        </w:rPr>
        <w:t>感谢我的亲人、朋友一直以来对我的支持和鼓励！</w:t>
      </w:r>
    </w:p>
    <w:p w14:paraId="19951874" w14:textId="77777777" w:rsidR="00E94555" w:rsidRDefault="00000000">
      <w:pPr>
        <w:ind w:firstLine="420"/>
        <w:rPr>
          <w:sz w:val="24"/>
        </w:rPr>
      </w:pPr>
      <w:r>
        <w:rPr>
          <w:rFonts w:hint="eastAsia"/>
          <w:sz w:val="24"/>
        </w:rPr>
        <w:t>完成这篇文章，为自己数年的历险画上句点，向前看是一片广袤的荒原。深圳已在身后、世界尽在眼前！</w:t>
      </w:r>
    </w:p>
    <w:p w14:paraId="07D7E48C" w14:textId="77777777" w:rsidR="00E94555" w:rsidRDefault="00E94555">
      <w:pPr>
        <w:ind w:firstLine="420"/>
      </w:pPr>
    </w:p>
    <w:p w14:paraId="00679080" w14:textId="77777777" w:rsidR="00E94555" w:rsidRDefault="00000000">
      <w:pPr>
        <w:outlineLvl w:val="0"/>
        <w:rPr>
          <w:rFonts w:ascii="黑体" w:eastAsia="黑体" w:hAnsi="黑体" w:cs="黑体" w:hint="eastAsia"/>
          <w:sz w:val="32"/>
          <w:szCs w:val="32"/>
        </w:rPr>
      </w:pPr>
      <w:bookmarkStart w:id="89" w:name="_Toc21972"/>
      <w:r>
        <w:rPr>
          <w:rFonts w:ascii="黑体" w:eastAsia="黑体" w:hAnsi="黑体" w:cs="黑体" w:hint="eastAsia"/>
          <w:sz w:val="32"/>
          <w:szCs w:val="32"/>
        </w:rPr>
        <w:t>参考文献</w:t>
      </w:r>
      <w:bookmarkEnd w:id="89"/>
    </w:p>
    <w:p w14:paraId="201F3679" w14:textId="77777777" w:rsidR="00E94555" w:rsidRDefault="00E94555"/>
    <w:p w14:paraId="68798DBB" w14:textId="77777777" w:rsidR="00E94555" w:rsidRDefault="00000000">
      <w:pPr>
        <w:numPr>
          <w:ilvl w:val="0"/>
          <w:numId w:val="2"/>
        </w:numPr>
        <w:jc w:val="left"/>
        <w:rPr>
          <w:rFonts w:ascii="Times New Roman" w:eastAsia="宋体" w:hAnsi="Times New Roman" w:cs="Times New Roman"/>
        </w:rPr>
      </w:pPr>
      <w:r>
        <w:rPr>
          <w:rFonts w:ascii="Times New Roman" w:eastAsia="宋体" w:hAnsi="Times New Roman" w:cs="Times New Roman"/>
        </w:rPr>
        <w:t>中国人民银行</w:t>
      </w:r>
      <w:r>
        <w:rPr>
          <w:rFonts w:ascii="Times New Roman" w:eastAsia="宋体" w:hAnsi="Times New Roman" w:cs="Times New Roman"/>
        </w:rPr>
        <w:t xml:space="preserve">. (2019). </w:t>
      </w:r>
      <w:r>
        <w:rPr>
          <w:rFonts w:ascii="Times New Roman" w:eastAsia="宋体" w:hAnsi="Times New Roman" w:cs="Times New Roman"/>
        </w:rPr>
        <w:t>中国人民银行印发《金融科技（</w:t>
      </w:r>
      <w:r>
        <w:rPr>
          <w:rFonts w:ascii="Times New Roman" w:eastAsia="宋体" w:hAnsi="Times New Roman" w:cs="Times New Roman"/>
        </w:rPr>
        <w:t>FinTech</w:t>
      </w:r>
      <w:r>
        <w:rPr>
          <w:rFonts w:ascii="Times New Roman" w:eastAsia="宋体" w:hAnsi="Times New Roman" w:cs="Times New Roman"/>
        </w:rPr>
        <w:t>）发展规划（</w:t>
      </w:r>
      <w:r>
        <w:rPr>
          <w:rFonts w:ascii="Times New Roman" w:eastAsia="宋体" w:hAnsi="Times New Roman" w:cs="Times New Roman"/>
        </w:rPr>
        <w:t>2019—2021</w:t>
      </w:r>
      <w:r>
        <w:rPr>
          <w:rFonts w:ascii="Times New Roman" w:eastAsia="宋体" w:hAnsi="Times New Roman" w:cs="Times New Roman"/>
        </w:rPr>
        <w:t>年）》</w:t>
      </w:r>
      <w:r>
        <w:rPr>
          <w:rFonts w:ascii="Times New Roman" w:eastAsia="宋体" w:hAnsi="Times New Roman" w:cs="Times New Roman"/>
        </w:rPr>
        <w:t>. </w:t>
      </w:r>
      <w:hyperlink r:id="rId23" w:tgtFrame="_blank" w:history="1">
        <w:r w:rsidR="00E94555">
          <w:rPr>
            <w:rFonts w:ascii="Times New Roman" w:eastAsia="宋体" w:hAnsi="Times New Roman" w:cs="Times New Roman"/>
          </w:rPr>
          <w:t>https://www.pbc.gov.cn/goutongjiaoliu/113456/113469/2025092212550087974/index.html</w:t>
        </w:r>
      </w:hyperlink>
    </w:p>
    <w:p w14:paraId="1A3F3BFE"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中国人民银行</w:t>
      </w:r>
      <w:r>
        <w:rPr>
          <w:rFonts w:ascii="Times New Roman" w:eastAsia="宋体" w:hAnsi="Times New Roman" w:cs="Times New Roman"/>
        </w:rPr>
        <w:t xml:space="preserve">. (2021). </w:t>
      </w:r>
      <w:r>
        <w:rPr>
          <w:rFonts w:ascii="Times New Roman" w:eastAsia="宋体" w:hAnsi="Times New Roman" w:cs="Times New Roman"/>
        </w:rPr>
        <w:t>中国人民银行关于印发《金融科技发展规划（</w:t>
      </w:r>
      <w:r>
        <w:rPr>
          <w:rFonts w:ascii="Times New Roman" w:eastAsia="宋体" w:hAnsi="Times New Roman" w:cs="Times New Roman"/>
        </w:rPr>
        <w:t>2022—2025</w:t>
      </w:r>
      <w:r>
        <w:rPr>
          <w:rFonts w:ascii="Times New Roman" w:eastAsia="宋体" w:hAnsi="Times New Roman" w:cs="Times New Roman"/>
        </w:rPr>
        <w:t>年）》的通知</w:t>
      </w:r>
      <w:r>
        <w:rPr>
          <w:rFonts w:ascii="Times New Roman" w:eastAsia="宋体" w:hAnsi="Times New Roman" w:cs="Times New Roman"/>
        </w:rPr>
        <w:t>. </w:t>
      </w:r>
      <w:hyperlink r:id="rId24" w:tgtFrame="_blank" w:history="1">
        <w:r w:rsidR="00E94555">
          <w:rPr>
            <w:rFonts w:ascii="Times New Roman" w:eastAsia="宋体" w:hAnsi="Times New Roman" w:cs="Times New Roman"/>
          </w:rPr>
          <w:t>https://www.pbc.gov.cn/zhengwugongkai/4081330/4406346/4693549/4470403/index.html</w:t>
        </w:r>
      </w:hyperlink>
    </w:p>
    <w:p w14:paraId="06ED38D2" w14:textId="77777777" w:rsidR="00E94555" w:rsidRDefault="00000000">
      <w:pPr>
        <w:jc w:val="left"/>
        <w:rPr>
          <w:rFonts w:ascii="Times New Roman" w:eastAsia="宋体" w:hAnsi="Times New Roman" w:cs="Times New Roman"/>
        </w:rPr>
      </w:pPr>
      <w:r>
        <w:rPr>
          <w:rFonts w:ascii="Times New Roman" w:eastAsia="宋体" w:hAnsi="Times New Roman" w:cs="Times New Roman"/>
        </w:rPr>
        <w:t>[3] Schueffel, P. (2016). Taming the Beast: A Scientific Definition of Fintech. Journal of Innovation Management, 4(4), 32-54. </w:t>
      </w:r>
      <w:hyperlink r:id="rId25" w:tgtFrame="_blank" w:history="1">
        <w:r w:rsidR="00E94555">
          <w:rPr>
            <w:rFonts w:ascii="Times New Roman" w:eastAsia="宋体" w:hAnsi="Times New Roman" w:cs="Times New Roman"/>
          </w:rPr>
          <w:t>https://doi.org/10.24840/2183-0606_004.004_0004</w:t>
        </w:r>
      </w:hyperlink>
    </w:p>
    <w:p w14:paraId="55A996F2"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[4] </w:t>
      </w:r>
      <w:r>
        <w:rPr>
          <w:rFonts w:ascii="Times New Roman" w:eastAsia="宋体" w:hAnsi="Times New Roman" w:cs="Times New Roman"/>
        </w:rPr>
        <w:t>中证中小投资者服务中心有限责任公司</w:t>
      </w:r>
      <w:r>
        <w:rPr>
          <w:rFonts w:ascii="Times New Roman" w:eastAsia="宋体" w:hAnsi="Times New Roman" w:cs="Times New Roman"/>
        </w:rPr>
        <w:t xml:space="preserve">. (n.d.). </w:t>
      </w:r>
      <w:r>
        <w:rPr>
          <w:rFonts w:ascii="Times New Roman" w:eastAsia="宋体" w:hAnsi="Times New Roman" w:cs="Times New Roman"/>
        </w:rPr>
        <w:t>关于我们</w:t>
      </w:r>
      <w:r>
        <w:rPr>
          <w:rFonts w:ascii="Times New Roman" w:eastAsia="宋体" w:hAnsi="Times New Roman" w:cs="Times New Roman"/>
        </w:rPr>
        <w:t xml:space="preserve">. </w:t>
      </w:r>
      <w:r>
        <w:rPr>
          <w:rFonts w:ascii="Times New Roman" w:eastAsia="宋体" w:hAnsi="Times New Roman" w:cs="Times New Roman"/>
        </w:rPr>
        <w:t>中国投资者网</w:t>
      </w:r>
      <w:r>
        <w:rPr>
          <w:rFonts w:ascii="Times New Roman" w:eastAsia="宋体" w:hAnsi="Times New Roman" w:cs="Times New Roman"/>
        </w:rPr>
        <w:t>. </w:t>
      </w:r>
      <w:hyperlink r:id="rId26" w:tgtFrame="_blank" w:history="1">
        <w:r w:rsidR="00E94555">
          <w:rPr>
            <w:rFonts w:ascii="Times New Roman" w:eastAsia="宋体" w:hAnsi="Times New Roman" w:cs="Times New Roman"/>
          </w:rPr>
          <w:t>https://www.investor.org.cn/about_us/</w:t>
        </w:r>
      </w:hyperlink>
    </w:p>
    <w:p w14:paraId="6610A6C4"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[5] </w:t>
      </w:r>
      <w:r>
        <w:rPr>
          <w:rFonts w:ascii="Times New Roman" w:eastAsia="宋体" w:hAnsi="Times New Roman" w:cs="Times New Roman"/>
        </w:rPr>
        <w:t>中国人民银行金融消费权益保护局</w:t>
      </w:r>
      <w:r>
        <w:rPr>
          <w:rFonts w:ascii="Times New Roman" w:eastAsia="宋体" w:hAnsi="Times New Roman" w:cs="Times New Roman"/>
        </w:rPr>
        <w:t xml:space="preserve">. (2021). </w:t>
      </w:r>
      <w:r>
        <w:rPr>
          <w:rFonts w:ascii="Times New Roman" w:eastAsia="宋体" w:hAnsi="Times New Roman" w:cs="Times New Roman"/>
        </w:rPr>
        <w:t>消费者金融素养调查分析报告（</w:t>
      </w:r>
      <w:r>
        <w:rPr>
          <w:rFonts w:ascii="Times New Roman" w:eastAsia="宋体" w:hAnsi="Times New Roman" w:cs="Times New Roman"/>
        </w:rPr>
        <w:t>2021</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中国人民银行</w:t>
      </w:r>
      <w:r>
        <w:rPr>
          <w:rFonts w:ascii="Times New Roman" w:eastAsia="宋体" w:hAnsi="Times New Roman" w:cs="Times New Roman"/>
        </w:rPr>
        <w:t>. </w:t>
      </w:r>
      <w:hyperlink r:id="rId27" w:tgtFrame="_blank" w:history="1">
        <w:r w:rsidR="00E94555">
          <w:rPr>
            <w:rFonts w:ascii="Times New Roman" w:eastAsia="宋体" w:hAnsi="Times New Roman" w:cs="Times New Roman"/>
          </w:rPr>
          <w:t>https://www.pbc.gov.cn/goutongjiaoliu/113456/113469/2025092212551887080/index.html</w:t>
        </w:r>
      </w:hyperlink>
    </w:p>
    <w:p w14:paraId="27DA99C7" w14:textId="77777777" w:rsidR="00E94555" w:rsidRDefault="00000000">
      <w:pPr>
        <w:jc w:val="left"/>
        <w:rPr>
          <w:rFonts w:ascii="Times New Roman" w:eastAsia="宋体" w:hAnsi="Times New Roman" w:cs="Times New Roman"/>
        </w:rPr>
      </w:pPr>
      <w:r>
        <w:rPr>
          <w:rFonts w:ascii="Times New Roman" w:eastAsia="宋体" w:hAnsi="Times New Roman" w:cs="Times New Roman"/>
        </w:rPr>
        <w:t>[6] Lusardi, A., &amp; Mitchell, O. S. (2014). The economic importance of financial literacy: Theory and evidence. Journal of Economic Literature, 52(1), 5-44. </w:t>
      </w:r>
      <w:hyperlink r:id="rId28" w:tgtFrame="_blank" w:history="1">
        <w:r w:rsidR="00E94555">
          <w:rPr>
            <w:rFonts w:ascii="Times New Roman" w:eastAsia="宋体" w:hAnsi="Times New Roman" w:cs="Times New Roman"/>
          </w:rPr>
          <w:t>https://doi.org/10.1257/jel.52.1.5</w:t>
        </w:r>
      </w:hyperlink>
    </w:p>
    <w:p w14:paraId="084A2257" w14:textId="77777777" w:rsidR="00E94555" w:rsidRDefault="00000000">
      <w:pPr>
        <w:jc w:val="left"/>
        <w:rPr>
          <w:rFonts w:ascii="Times New Roman" w:eastAsia="宋体" w:hAnsi="Times New Roman" w:cs="Times New Roman"/>
        </w:rPr>
      </w:pPr>
      <w:r>
        <w:rPr>
          <w:rFonts w:ascii="Times New Roman" w:eastAsia="宋体" w:hAnsi="Times New Roman" w:cs="Times New Roman"/>
        </w:rPr>
        <w:t>[7] Van Rooij, M., Lusardi, A., &amp; Alessie, R. (2011). Financial literacy and stock market participation. Journal of Financial Economics, 101(2), 449-472. </w:t>
      </w:r>
      <w:hyperlink r:id="rId29" w:tgtFrame="_blank" w:history="1">
        <w:r w:rsidR="00E94555">
          <w:rPr>
            <w:rFonts w:ascii="Times New Roman" w:eastAsia="宋体" w:hAnsi="Times New Roman" w:cs="Times New Roman"/>
          </w:rPr>
          <w:t>https://doi.org/10.1016/j.jfineco.2011.03.006</w:t>
        </w:r>
      </w:hyperlink>
    </w:p>
    <w:p w14:paraId="1F141C2E" w14:textId="77777777" w:rsidR="00E94555" w:rsidRDefault="00000000">
      <w:pPr>
        <w:jc w:val="left"/>
        <w:rPr>
          <w:rFonts w:ascii="Times New Roman" w:eastAsia="宋体" w:hAnsi="Times New Roman" w:cs="Times New Roman"/>
        </w:rPr>
      </w:pPr>
      <w:r>
        <w:rPr>
          <w:rFonts w:ascii="Times New Roman" w:eastAsia="宋体" w:hAnsi="Times New Roman" w:cs="Times New Roman"/>
        </w:rPr>
        <w:t>[8] OECD. (2019). IOSCO-OECD Core Competencies Framework on Financial Literacy for Investors. OECD Publishing. </w:t>
      </w:r>
      <w:hyperlink r:id="rId30" w:tgtFrame="_blank" w:history="1">
        <w:r w:rsidR="00E94555">
          <w:rPr>
            <w:rFonts w:ascii="Times New Roman" w:eastAsia="宋体" w:hAnsi="Times New Roman" w:cs="Times New Roman"/>
          </w:rPr>
          <w:t>https://doi.org/10.1787/566ce90b-en</w:t>
        </w:r>
      </w:hyperlink>
    </w:p>
    <w:p w14:paraId="6189C981" w14:textId="77777777" w:rsidR="00E94555" w:rsidRDefault="00000000">
      <w:pPr>
        <w:jc w:val="left"/>
        <w:rPr>
          <w:rFonts w:ascii="Times New Roman" w:eastAsia="宋体" w:hAnsi="Times New Roman" w:cs="Times New Roman"/>
        </w:rPr>
      </w:pPr>
      <w:r>
        <w:rPr>
          <w:rFonts w:ascii="Times New Roman" w:eastAsia="宋体" w:hAnsi="Times New Roman" w:cs="Times New Roman"/>
        </w:rPr>
        <w:t>[9] Design Council. (n.d.). Framework for Innovation: Design Council's evolved Double Diamond. </w:t>
      </w:r>
      <w:hyperlink r:id="rId31" w:tgtFrame="_blank" w:history="1">
        <w:r w:rsidR="00E94555">
          <w:rPr>
            <w:rFonts w:ascii="Times New Roman" w:eastAsia="宋体" w:hAnsi="Times New Roman" w:cs="Times New Roman"/>
          </w:rPr>
          <w:t>https://www.designcouncil.org.uk/resources/framework-for-innovation/</w:t>
        </w:r>
      </w:hyperlink>
    </w:p>
    <w:p w14:paraId="7E044DEC"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[10] Deterding, S., Dixon, D., Khaled, R., &amp; Nacke, L. (2011). From game design elements to </w:t>
      </w:r>
      <w:r>
        <w:rPr>
          <w:rFonts w:ascii="Times New Roman" w:eastAsia="宋体" w:hAnsi="Times New Roman" w:cs="Times New Roman"/>
        </w:rPr>
        <w:lastRenderedPageBreak/>
        <w:t>gamefulness: Defining “gamification”. Proceedings of the 15th International Academic MindTrek Conference: Envisioning Future Media Environments, 9-15. </w:t>
      </w:r>
      <w:hyperlink r:id="rId32" w:tgtFrame="_blank" w:history="1">
        <w:r w:rsidR="00E94555">
          <w:rPr>
            <w:rFonts w:ascii="Times New Roman" w:eastAsia="宋体" w:hAnsi="Times New Roman" w:cs="Times New Roman"/>
          </w:rPr>
          <w:t>https://doi.org/10.1145/2181037.2181040</w:t>
        </w:r>
      </w:hyperlink>
    </w:p>
    <w:p w14:paraId="062E64CD" w14:textId="77777777" w:rsidR="00E94555" w:rsidRDefault="00000000">
      <w:pPr>
        <w:jc w:val="left"/>
        <w:rPr>
          <w:rFonts w:ascii="Times New Roman" w:eastAsia="宋体" w:hAnsi="Times New Roman" w:cs="Times New Roman"/>
        </w:rPr>
      </w:pPr>
      <w:r>
        <w:rPr>
          <w:rFonts w:ascii="Times New Roman" w:eastAsia="宋体" w:hAnsi="Times New Roman" w:cs="Times New Roman"/>
        </w:rPr>
        <w:t>[11] Koivisto, J., &amp; Hamari, J. (2019). The rise of motivational information systems: A review of gamification research. International Journal of Information Management, 45, 191-210. </w:t>
      </w:r>
      <w:hyperlink r:id="rId33" w:tgtFrame="_blank" w:history="1">
        <w:r w:rsidR="00E94555">
          <w:rPr>
            <w:rFonts w:ascii="Times New Roman" w:eastAsia="宋体" w:hAnsi="Times New Roman" w:cs="Times New Roman"/>
          </w:rPr>
          <w:t>https://doi.org/10.1016/j.ijinfomgt.2018.10.013</w:t>
        </w:r>
      </w:hyperlink>
    </w:p>
    <w:p w14:paraId="3CDDCEEF" w14:textId="77777777" w:rsidR="00E94555" w:rsidRDefault="00000000">
      <w:pPr>
        <w:jc w:val="left"/>
        <w:rPr>
          <w:rFonts w:ascii="Times New Roman" w:eastAsia="宋体" w:hAnsi="Times New Roman" w:cs="Times New Roman"/>
        </w:rPr>
      </w:pPr>
      <w:r>
        <w:rPr>
          <w:rFonts w:ascii="Times New Roman" w:eastAsia="宋体" w:hAnsi="Times New Roman" w:cs="Times New Roman"/>
        </w:rPr>
        <w:t>[12] Xiao, R., Wu, Z., &amp; Hamari, J. (2022). Internet-of-Gamification: A review of literature on IoT-enabled gamification for user engagement. International Journal of Human-Computer Interaction, 38(12), 1113-1137. </w:t>
      </w:r>
      <w:hyperlink r:id="rId34" w:tgtFrame="_blank" w:history="1">
        <w:r w:rsidR="00E94555">
          <w:rPr>
            <w:rFonts w:ascii="Times New Roman" w:eastAsia="宋体" w:hAnsi="Times New Roman" w:cs="Times New Roman"/>
          </w:rPr>
          <w:t>https://doi.org/10.1080/10447318.2021.1990517</w:t>
        </w:r>
      </w:hyperlink>
    </w:p>
    <w:p w14:paraId="24588516" w14:textId="77777777" w:rsidR="00E94555" w:rsidRDefault="00000000">
      <w:pPr>
        <w:jc w:val="left"/>
        <w:rPr>
          <w:rFonts w:ascii="Times New Roman" w:eastAsia="宋体" w:hAnsi="Times New Roman" w:cs="Times New Roman"/>
        </w:rPr>
      </w:pPr>
      <w:r>
        <w:rPr>
          <w:rFonts w:ascii="Times New Roman" w:eastAsia="宋体" w:hAnsi="Times New Roman" w:cs="Times New Roman"/>
        </w:rPr>
        <w:t>[13] Financial Conduct Authority. (2024). Digital engagement practices: A trading apps experiment. FCA Research Note. </w:t>
      </w:r>
      <w:hyperlink r:id="rId35" w:tgtFrame="_blank" w:history="1">
        <w:r w:rsidR="00E94555">
          <w:rPr>
            <w:rFonts w:ascii="Times New Roman" w:eastAsia="宋体" w:hAnsi="Times New Roman" w:cs="Times New Roman"/>
          </w:rPr>
          <w:t>https://www.fca.org.uk/publications/research-notes/research-note-digital-engagement-practices-trading-apps-experiment</w:t>
        </w:r>
      </w:hyperlink>
    </w:p>
    <w:p w14:paraId="72F663CC" w14:textId="77777777" w:rsidR="00E94555" w:rsidRDefault="00000000">
      <w:pPr>
        <w:jc w:val="left"/>
        <w:rPr>
          <w:rFonts w:ascii="Times New Roman" w:eastAsia="宋体" w:hAnsi="Times New Roman" w:cs="Times New Roman"/>
        </w:rPr>
      </w:pPr>
      <w:r>
        <w:rPr>
          <w:rFonts w:ascii="Times New Roman" w:eastAsia="宋体" w:hAnsi="Times New Roman" w:cs="Times New Roman"/>
        </w:rPr>
        <w:t>[14] U.S. Securities and Exchange Commission. (2021). SEC Requests Information and Comment on Broker-Dealer and Investment Adviser Digital Engagement Practices, Related Tools and Methods, and Regulatory Considerations and Potential Approaches; Information and Comments on Investment Adviser Use of Technology. </w:t>
      </w:r>
      <w:hyperlink r:id="rId36" w:tgtFrame="_blank" w:history="1">
        <w:r w:rsidR="00E94555">
          <w:rPr>
            <w:rFonts w:ascii="Times New Roman" w:eastAsia="宋体" w:hAnsi="Times New Roman" w:cs="Times New Roman"/>
          </w:rPr>
          <w:t>https://www.sec.gov/newsroom/press-releases/2021-167</w:t>
        </w:r>
      </w:hyperlink>
    </w:p>
    <w:p w14:paraId="715F7BE6" w14:textId="77777777" w:rsidR="00E94555" w:rsidRDefault="00000000">
      <w:pPr>
        <w:jc w:val="left"/>
        <w:rPr>
          <w:rFonts w:ascii="Times New Roman" w:eastAsia="宋体" w:hAnsi="Times New Roman" w:cs="Times New Roman"/>
        </w:rPr>
      </w:pPr>
      <w:r w:rsidRPr="00142428">
        <w:rPr>
          <w:rFonts w:ascii="Times New Roman" w:eastAsia="宋体" w:hAnsi="Times New Roman" w:cs="Times New Roman"/>
          <w:lang w:val="es-ES"/>
        </w:rPr>
        <w:t xml:space="preserve">[15] Ryan, R. M., &amp; Deci, E. L. (2000). </w:t>
      </w:r>
      <w:r>
        <w:rPr>
          <w:rFonts w:ascii="Times New Roman" w:eastAsia="宋体" w:hAnsi="Times New Roman" w:cs="Times New Roman"/>
        </w:rPr>
        <w:t>Self-determination theory and the facilitation of intrinsic motivation, social development, and well-being. American Psychologist, 55(1), 68-78. </w:t>
      </w:r>
      <w:hyperlink r:id="rId37" w:tgtFrame="_blank" w:history="1">
        <w:r w:rsidR="00E94555">
          <w:rPr>
            <w:rFonts w:ascii="Times New Roman" w:eastAsia="宋体" w:hAnsi="Times New Roman" w:cs="Times New Roman"/>
          </w:rPr>
          <w:t>https://doi.org/10.1037/0003-066X.55.1.68</w:t>
        </w:r>
      </w:hyperlink>
    </w:p>
    <w:p w14:paraId="77210AE1" w14:textId="77777777" w:rsidR="00E94555" w:rsidRDefault="00000000">
      <w:pPr>
        <w:jc w:val="left"/>
        <w:rPr>
          <w:rFonts w:ascii="Times New Roman" w:eastAsia="宋体" w:hAnsi="Times New Roman" w:cs="Times New Roman"/>
        </w:rPr>
      </w:pPr>
      <w:r>
        <w:rPr>
          <w:rFonts w:ascii="Times New Roman" w:eastAsia="宋体" w:hAnsi="Times New Roman" w:cs="Times New Roman"/>
        </w:rPr>
        <w:t>[16] Csikszentmihalyi, M. (1990). Flow: The Psychology of Optimal Experience. Harper &amp; Row.</w:t>
      </w:r>
    </w:p>
    <w:p w14:paraId="49AB6255" w14:textId="77777777" w:rsidR="00E94555" w:rsidRDefault="00000000">
      <w:pPr>
        <w:jc w:val="left"/>
        <w:rPr>
          <w:rFonts w:ascii="Times New Roman" w:eastAsia="宋体" w:hAnsi="Times New Roman" w:cs="Times New Roman"/>
        </w:rPr>
      </w:pPr>
      <w:r>
        <w:rPr>
          <w:rFonts w:ascii="Times New Roman" w:eastAsia="宋体" w:hAnsi="Times New Roman" w:cs="Times New Roman"/>
        </w:rPr>
        <w:t>[17] Dunlosky, J., Rawson, K. A., Marsh, E. J., Nathan, M. J., &amp; Willingham, D. T. (2013). Improving students' learning with effective learning techniques: Promising directions from cognitive and educational psychology. Psychological Science in the Public Interest, 14(1), 4-58. </w:t>
      </w:r>
      <w:hyperlink r:id="rId38" w:tgtFrame="_blank" w:history="1">
        <w:r w:rsidR="00E94555">
          <w:rPr>
            <w:rFonts w:ascii="Times New Roman" w:eastAsia="宋体" w:hAnsi="Times New Roman" w:cs="Times New Roman"/>
          </w:rPr>
          <w:t>https://doi.org/10.1177/1529100612453266</w:t>
        </w:r>
      </w:hyperlink>
    </w:p>
    <w:p w14:paraId="4EE835D0" w14:textId="77777777" w:rsidR="00E94555" w:rsidRDefault="00000000">
      <w:pPr>
        <w:jc w:val="left"/>
        <w:rPr>
          <w:rFonts w:ascii="Times New Roman" w:eastAsia="宋体" w:hAnsi="Times New Roman" w:cs="Times New Roman"/>
        </w:rPr>
      </w:pPr>
      <w:r>
        <w:rPr>
          <w:rFonts w:ascii="Times New Roman" w:eastAsia="宋体" w:hAnsi="Times New Roman" w:cs="Times New Roman"/>
        </w:rPr>
        <w:t>[18] Eyal, N. (2014). Hooked: How to Build Habit-Forming Products. Portfolio.</w:t>
      </w:r>
    </w:p>
    <w:p w14:paraId="3D654BB9" w14:textId="77777777" w:rsidR="00E94555" w:rsidRDefault="00000000">
      <w:pPr>
        <w:jc w:val="left"/>
        <w:rPr>
          <w:rFonts w:ascii="Times New Roman" w:eastAsia="宋体" w:hAnsi="Times New Roman" w:cs="Times New Roman"/>
        </w:rPr>
      </w:pPr>
      <w:r>
        <w:rPr>
          <w:rFonts w:ascii="Times New Roman" w:eastAsia="宋体" w:hAnsi="Times New Roman" w:cs="Times New Roman"/>
        </w:rPr>
        <w:t>[19] Benyon, D. (2019). Designing User Experience: A Guide to HCI, UX and Interaction Design (4th ed.). Pearson. </w:t>
      </w:r>
      <w:hyperlink r:id="rId39" w:tgtFrame="_blank" w:history="1">
        <w:r w:rsidR="00E94555">
          <w:rPr>
            <w:rFonts w:ascii="Times New Roman" w:eastAsia="宋体" w:hAnsi="Times New Roman" w:cs="Times New Roman"/>
          </w:rPr>
          <w:t>https://www.pearson.com/se/Nordics-Higher-Education/subject-catalogue/computer-science/designing-user-experience-a-guide-to-HCI-UX-and-interaction-design.html</w:t>
        </w:r>
      </w:hyperlink>
    </w:p>
    <w:p w14:paraId="7216C5E8" w14:textId="77777777" w:rsidR="00E94555" w:rsidRDefault="00E94555"/>
    <w:sectPr w:rsidR="00E9455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Xiaochen Zheng" w:date="2026-05-13T15:43:00Z" w:initials="XZ">
    <w:p w14:paraId="264114A9" w14:textId="098F35DC" w:rsidR="00142428" w:rsidRDefault="00142428">
      <w:pPr>
        <w:pStyle w:val="ad"/>
      </w:pPr>
      <w:r>
        <w:rPr>
          <w:rStyle w:val="ac"/>
        </w:rPr>
        <w:annotationRef/>
      </w:r>
      <w:r>
        <w:t>一句话总结研究成果的意义或者价值</w:t>
      </w:r>
      <w:r>
        <w:rPr>
          <w:rFonts w:hint="eastAsia"/>
        </w:rPr>
        <w:t>。</w:t>
      </w:r>
    </w:p>
  </w:comment>
  <w:comment w:id="11" w:author="Xiaochen Zheng" w:date="2026-05-13T17:40:00Z" w:initials="XZ">
    <w:p w14:paraId="106F97A2" w14:textId="4B6F32D8" w:rsidR="00340A6B" w:rsidRDefault="00340A6B">
      <w:pPr>
        <w:pStyle w:val="ad"/>
      </w:pPr>
      <w:r>
        <w:rPr>
          <w:rStyle w:val="ac"/>
        </w:rPr>
        <w:annotationRef/>
      </w:r>
      <w:r>
        <w:rPr>
          <w:rFonts w:hint="eastAsia"/>
        </w:rPr>
        <w:t>扩充</w:t>
      </w:r>
    </w:p>
  </w:comment>
  <w:comment w:id="14" w:author="Xiaochen Zheng" w:date="2026-05-13T15:47:00Z" w:initials="XZ">
    <w:p w14:paraId="0175A3FE" w14:textId="503A2A31" w:rsidR="00142428" w:rsidRDefault="00142428">
      <w:pPr>
        <w:pStyle w:val="ad"/>
      </w:pPr>
      <w:r>
        <w:rPr>
          <w:rStyle w:val="ac"/>
        </w:rPr>
        <w:annotationRef/>
      </w:r>
      <w:r>
        <w:t>网页可以用脚注展示</w:t>
      </w:r>
    </w:p>
  </w:comment>
  <w:comment w:id="27" w:author="Xiaochen Zheng" w:date="2026-05-13T15:47:00Z" w:initials="XZ">
    <w:p w14:paraId="46960105" w14:textId="64B044D7" w:rsidR="00142428" w:rsidRDefault="00142428">
      <w:pPr>
        <w:pStyle w:val="ad"/>
      </w:pPr>
      <w:r>
        <w:rPr>
          <w:rStyle w:val="ac"/>
        </w:rPr>
        <w:annotationRef/>
      </w:r>
      <w:r>
        <w:t>检查中文上下文中的英文标点</w:t>
      </w:r>
      <w:r>
        <w:rPr>
          <w:rFonts w:hint="eastAsia"/>
        </w:rPr>
        <w:t>，</w:t>
      </w:r>
      <w:r>
        <w:t>全部替换为中文标点</w:t>
      </w:r>
      <w:r>
        <w:rPr>
          <w:rFonts w:hint="eastAsia"/>
        </w:rPr>
        <w:t>，</w:t>
      </w:r>
      <w:r>
        <w:t>尽量减少双引号的使用</w:t>
      </w:r>
    </w:p>
  </w:comment>
  <w:comment w:id="30" w:author="Xiaochen Zheng" w:date="2026-05-13T15:48:00Z" w:initials="XZ">
    <w:p w14:paraId="30B01186" w14:textId="58600FBD" w:rsidR="00142428" w:rsidRDefault="00142428">
      <w:pPr>
        <w:pStyle w:val="ad"/>
      </w:pPr>
      <w:r>
        <w:rPr>
          <w:rStyle w:val="ac"/>
        </w:rPr>
        <w:annotationRef/>
      </w:r>
      <w:r>
        <w:t>只列出第一作者后面加</w:t>
      </w:r>
      <w:r>
        <w:rPr>
          <w:rFonts w:hint="eastAsia"/>
        </w:rPr>
        <w:t>“等”</w:t>
      </w:r>
    </w:p>
  </w:comment>
  <w:comment w:id="67" w:author="Xiaochen Zheng" w:date="2026-05-13T17:16:00Z" w:initials="XZ">
    <w:p w14:paraId="5BB6B7D7" w14:textId="0BB79A23" w:rsidR="000A1711" w:rsidRDefault="000A1711">
      <w:pPr>
        <w:pStyle w:val="ad"/>
      </w:pPr>
      <w:r>
        <w:rPr>
          <w:rStyle w:val="ac"/>
        </w:rPr>
        <w:annotationRef/>
      </w:r>
    </w:p>
  </w:comment>
  <w:comment w:id="82" w:author="Xiaochen Zheng" w:date="2026-05-13T17:36:00Z" w:initials="XZ">
    <w:p w14:paraId="485AF0E9" w14:textId="76B18150" w:rsidR="00955922" w:rsidRDefault="00955922">
      <w:pPr>
        <w:pStyle w:val="ad"/>
      </w:pPr>
      <w:r>
        <w:rPr>
          <w:rStyle w:val="ac"/>
        </w:rPr>
        <w:annotationRef/>
      </w:r>
      <w:r>
        <w:rPr>
          <w:rFonts w:hint="eastAsia"/>
        </w:rPr>
        <w:t>扩展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114A9" w15:done="0"/>
  <w15:commentEx w15:paraId="106F97A2" w15:done="0"/>
  <w15:commentEx w15:paraId="0175A3FE" w15:done="0"/>
  <w15:commentEx w15:paraId="46960105" w15:done="0"/>
  <w15:commentEx w15:paraId="30B01186" w15:done="0"/>
  <w15:commentEx w15:paraId="5BB6B7D7" w15:done="0"/>
  <w15:commentEx w15:paraId="485AF0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46E088" w16cex:dateUtc="2026-05-13T07:43:00Z"/>
  <w16cex:commentExtensible w16cex:durableId="4BA23231" w16cex:dateUtc="2026-05-13T09:40:00Z"/>
  <w16cex:commentExtensible w16cex:durableId="37A3E4F7" w16cex:dateUtc="2026-05-13T07:47:00Z"/>
  <w16cex:commentExtensible w16cex:durableId="785CF159" w16cex:dateUtc="2026-05-13T07:47:00Z"/>
  <w16cex:commentExtensible w16cex:durableId="1B6DEC8C" w16cex:dateUtc="2026-05-13T07:48:00Z"/>
  <w16cex:commentExtensible w16cex:durableId="5A9D1A1E" w16cex:dateUtc="2026-05-13T09:16:00Z"/>
  <w16cex:commentExtensible w16cex:durableId="50C9614C" w16cex:dateUtc="2026-05-13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114A9" w16cid:durableId="7946E088"/>
  <w16cid:commentId w16cid:paraId="106F97A2" w16cid:durableId="4BA23231"/>
  <w16cid:commentId w16cid:paraId="0175A3FE" w16cid:durableId="37A3E4F7"/>
  <w16cid:commentId w16cid:paraId="46960105" w16cid:durableId="785CF159"/>
  <w16cid:commentId w16cid:paraId="30B01186" w16cid:durableId="1B6DEC8C"/>
  <w16cid:commentId w16cid:paraId="5BB6B7D7" w16cid:durableId="5A9D1A1E"/>
  <w16cid:commentId w16cid:paraId="485AF0E9" w16cid:durableId="50C96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69CFB" w14:textId="77777777" w:rsidR="00A149EE" w:rsidRDefault="00A149EE" w:rsidP="00142428">
      <w:r>
        <w:separator/>
      </w:r>
    </w:p>
  </w:endnote>
  <w:endnote w:type="continuationSeparator" w:id="0">
    <w:p w14:paraId="64A917D4" w14:textId="77777777" w:rsidR="00A149EE" w:rsidRDefault="00A149EE" w:rsidP="0014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13A51" w14:textId="77777777" w:rsidR="00A149EE" w:rsidRDefault="00A149EE" w:rsidP="00142428">
      <w:r>
        <w:separator/>
      </w:r>
    </w:p>
  </w:footnote>
  <w:footnote w:type="continuationSeparator" w:id="0">
    <w:p w14:paraId="639BF619" w14:textId="77777777" w:rsidR="00A149EE" w:rsidRDefault="00A149EE" w:rsidP="00142428">
      <w:r>
        <w:continuationSeparator/>
      </w:r>
    </w:p>
  </w:footnote>
  <w:footnote w:id="1">
    <w:p w14:paraId="4C333AA5" w14:textId="5FCDA613" w:rsidR="00142428" w:rsidRDefault="00142428">
      <w:pPr>
        <w:pStyle w:val="af1"/>
        <w:wordWrap w:val="0"/>
        <w:pPrChange w:id="16" w:author="Xiaochen Zheng" w:date="2026-05-13T15:47:00Z" w16du:dateUtc="2026-05-13T07:47:00Z">
          <w:pPr>
            <w:pStyle w:val="af1"/>
          </w:pPr>
        </w:pPrChange>
      </w:pPr>
      <w:ins w:id="17" w:author="Xiaochen Zheng" w:date="2026-05-13T15:45:00Z" w16du:dateUtc="2026-05-13T07:45:00Z">
        <w:r>
          <w:rPr>
            <w:rStyle w:val="af3"/>
          </w:rPr>
          <w:footnoteRef/>
        </w:r>
        <w:r>
          <w:t xml:space="preserve"> </w:t>
        </w:r>
        <w:r w:rsidRPr="00142428">
          <w:t>：图片来源于</w:t>
        </w:r>
        <w:r w:rsidRPr="00142428">
          <w:t xml:space="preserve"> Design Council </w:t>
        </w:r>
        <w:r w:rsidRPr="00142428">
          <w:t>官网</w:t>
        </w:r>
        <w:r w:rsidRPr="00142428">
          <w:t xml:space="preserve">“Framework for Innovation: Design Council's evolved Double Diamond” </w:t>
        </w:r>
      </w:ins>
      <w:ins w:id="18" w:author="Xiaochen Zheng" w:date="2026-05-13T15:47:00Z" w16du:dateUtc="2026-05-13T07:47:00Z">
        <w:r>
          <w:fldChar w:fldCharType="begin"/>
        </w:r>
        <w:r>
          <w:instrText>HYPERLINK "</w:instrText>
        </w:r>
      </w:ins>
      <w:ins w:id="19" w:author="Xiaochen Zheng" w:date="2026-05-13T15:45:00Z" w16du:dateUtc="2026-05-13T07:45:00Z">
        <w:r w:rsidRPr="00142428">
          <w:instrText>https://www.designcouncil.org.uk/fileadmin/uploads/dc/Photos/banners/Double_Diamond.png</w:instrText>
        </w:r>
      </w:ins>
      <w:ins w:id="20" w:author="Xiaochen Zheng" w:date="2026-05-13T15:47:00Z" w16du:dateUtc="2026-05-13T07:47:00Z">
        <w:r>
          <w:instrText>"</w:instrText>
        </w:r>
        <w:r>
          <w:fldChar w:fldCharType="separate"/>
        </w:r>
      </w:ins>
      <w:ins w:id="21" w:author="Xiaochen Zheng" w:date="2026-05-13T15:45:00Z" w16du:dateUtc="2026-05-13T07:45:00Z">
        <w:r w:rsidRPr="00234C03">
          <w:rPr>
            <w:rStyle w:val="a6"/>
          </w:rPr>
          <w:t>https://www.designcouncil.org.uk/fileadmin/uploads/dc/Photos/banners/Double_Diamond.png</w:t>
        </w:r>
      </w:ins>
      <w:ins w:id="22" w:author="Xiaochen Zheng" w:date="2026-05-13T15:47:00Z" w16du:dateUtc="2026-05-13T07:47:00Z">
        <w:r>
          <w:fldChar w:fldCharType="end"/>
        </w:r>
        <w:r>
          <w:rPr>
            <w:rFonts w:hint="eastAsia"/>
          </w:rPr>
          <w:t xml:space="preserve"> </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BDB902"/>
    <w:multiLevelType w:val="singleLevel"/>
    <w:tmpl w:val="82BDB902"/>
    <w:lvl w:ilvl="0">
      <w:start w:val="1"/>
      <w:numFmt w:val="decimal"/>
      <w:suff w:val="space"/>
      <w:lvlText w:val="[%1]"/>
      <w:lvlJc w:val="left"/>
    </w:lvl>
  </w:abstractNum>
  <w:abstractNum w:abstractNumId="1" w15:restartNumberingAfterBreak="0">
    <w:nsid w:val="8F71993C"/>
    <w:multiLevelType w:val="singleLevel"/>
    <w:tmpl w:val="8F71993C"/>
    <w:lvl w:ilvl="0">
      <w:start w:val="1"/>
      <w:numFmt w:val="decimal"/>
      <w:suff w:val="space"/>
      <w:lvlText w:val="%1."/>
      <w:lvlJc w:val="left"/>
    </w:lvl>
  </w:abstractNum>
  <w:num w:numId="1" w16cid:durableId="775060380">
    <w:abstractNumId w:val="1"/>
  </w:num>
  <w:num w:numId="2" w16cid:durableId="4323589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chen Zheng">
    <w15:presenceInfo w15:providerId="Windows Live" w15:userId="3d88509aa66c20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4555"/>
    <w:rsid w:val="000A1711"/>
    <w:rsid w:val="00142428"/>
    <w:rsid w:val="00340A6B"/>
    <w:rsid w:val="0041724C"/>
    <w:rsid w:val="007759E0"/>
    <w:rsid w:val="00955922"/>
    <w:rsid w:val="00A149EE"/>
    <w:rsid w:val="00C00989"/>
    <w:rsid w:val="00E94555"/>
    <w:rsid w:val="00ED4125"/>
    <w:rsid w:val="03947D45"/>
    <w:rsid w:val="071A5FC4"/>
    <w:rsid w:val="071C046D"/>
    <w:rsid w:val="0A6723FF"/>
    <w:rsid w:val="0B1A7647"/>
    <w:rsid w:val="0B2C7277"/>
    <w:rsid w:val="0BAB0C13"/>
    <w:rsid w:val="0DEB76F2"/>
    <w:rsid w:val="10E40B3D"/>
    <w:rsid w:val="114A6AA7"/>
    <w:rsid w:val="11F97761"/>
    <w:rsid w:val="132662B4"/>
    <w:rsid w:val="147478CA"/>
    <w:rsid w:val="154C60E2"/>
    <w:rsid w:val="171E486B"/>
    <w:rsid w:val="19397563"/>
    <w:rsid w:val="19947044"/>
    <w:rsid w:val="1D1371B7"/>
    <w:rsid w:val="1D57667F"/>
    <w:rsid w:val="1E71779F"/>
    <w:rsid w:val="1E8F40C9"/>
    <w:rsid w:val="22FD3A0B"/>
    <w:rsid w:val="234055AE"/>
    <w:rsid w:val="24331A70"/>
    <w:rsid w:val="243F4DF7"/>
    <w:rsid w:val="2676603B"/>
    <w:rsid w:val="271D7FA2"/>
    <w:rsid w:val="286B1BFF"/>
    <w:rsid w:val="294D1FEE"/>
    <w:rsid w:val="2B1046E8"/>
    <w:rsid w:val="2BD3054D"/>
    <w:rsid w:val="2C7A1F15"/>
    <w:rsid w:val="2C92065C"/>
    <w:rsid w:val="32680040"/>
    <w:rsid w:val="32862E39"/>
    <w:rsid w:val="3321133C"/>
    <w:rsid w:val="34473776"/>
    <w:rsid w:val="34E15813"/>
    <w:rsid w:val="350F054B"/>
    <w:rsid w:val="36B50719"/>
    <w:rsid w:val="39062BB4"/>
    <w:rsid w:val="391C53D8"/>
    <w:rsid w:val="39921977"/>
    <w:rsid w:val="3CB5715A"/>
    <w:rsid w:val="3CBE19AA"/>
    <w:rsid w:val="3D3E40DD"/>
    <w:rsid w:val="40C813CB"/>
    <w:rsid w:val="42897620"/>
    <w:rsid w:val="42971312"/>
    <w:rsid w:val="48075B4F"/>
    <w:rsid w:val="482215FF"/>
    <w:rsid w:val="48B828AF"/>
    <w:rsid w:val="49FC3B12"/>
    <w:rsid w:val="4A5B2F2E"/>
    <w:rsid w:val="4A7B5E08"/>
    <w:rsid w:val="4B9227C3"/>
    <w:rsid w:val="4B9E4740"/>
    <w:rsid w:val="4BA821A3"/>
    <w:rsid w:val="4CD11285"/>
    <w:rsid w:val="50072777"/>
    <w:rsid w:val="50A46761"/>
    <w:rsid w:val="542C7CE3"/>
    <w:rsid w:val="544E1134"/>
    <w:rsid w:val="55A3421B"/>
    <w:rsid w:val="55BE4182"/>
    <w:rsid w:val="55C62214"/>
    <w:rsid w:val="57C87729"/>
    <w:rsid w:val="58166290"/>
    <w:rsid w:val="5B1C36BF"/>
    <w:rsid w:val="61E055B5"/>
    <w:rsid w:val="64494839"/>
    <w:rsid w:val="64AA7DAF"/>
    <w:rsid w:val="65534AD5"/>
    <w:rsid w:val="69221585"/>
    <w:rsid w:val="69AF2398"/>
    <w:rsid w:val="69FF3BF4"/>
    <w:rsid w:val="6A4B221F"/>
    <w:rsid w:val="6B237EBE"/>
    <w:rsid w:val="6BFB1C7D"/>
    <w:rsid w:val="6D3D5419"/>
    <w:rsid w:val="6D9D0CAB"/>
    <w:rsid w:val="6EB05152"/>
    <w:rsid w:val="6ECB0890"/>
    <w:rsid w:val="6F8313BE"/>
    <w:rsid w:val="6FAA342C"/>
    <w:rsid w:val="7040660E"/>
    <w:rsid w:val="72887143"/>
    <w:rsid w:val="736B39FD"/>
    <w:rsid w:val="77A756E2"/>
    <w:rsid w:val="77FC5B35"/>
    <w:rsid w:val="79DB2174"/>
    <w:rsid w:val="7A195E96"/>
    <w:rsid w:val="7A5E3993"/>
    <w:rsid w:val="7AED0148"/>
    <w:rsid w:val="7AFC6821"/>
    <w:rsid w:val="7B911F3D"/>
    <w:rsid w:val="7C9D4AF7"/>
    <w:rsid w:val="7CA31EDD"/>
    <w:rsid w:val="7D7B0C16"/>
    <w:rsid w:val="7F17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DE326B"/>
  <w15:docId w15:val="{29F5915A-6DEB-4FE1-8DA8-EA74D77D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style>
  <w:style w:type="paragraph" w:styleId="TOC2">
    <w:name w:val="toc 2"/>
    <w:basedOn w:val="a"/>
    <w:next w:val="a"/>
    <w:qFormat/>
    <w:pPr>
      <w:ind w:leftChars="200" w:left="420"/>
    </w:pPr>
  </w:style>
  <w:style w:type="paragraph" w:styleId="a3">
    <w:name w:val="Normal (Web)"/>
    <w:basedOn w:val="a"/>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Emphasis"/>
    <w:basedOn w:val="a0"/>
    <w:qFormat/>
    <w:rPr>
      <w:i/>
    </w:rPr>
  </w:style>
  <w:style w:type="character" w:styleId="a6">
    <w:name w:val="Hyperlink"/>
    <w:basedOn w:val="a0"/>
    <w:qFormat/>
    <w:rPr>
      <w:color w:val="0000FF"/>
      <w:u w:val="single"/>
    </w:rPr>
  </w:style>
  <w:style w:type="paragraph" w:styleId="a7">
    <w:name w:val="header"/>
    <w:basedOn w:val="a"/>
    <w:link w:val="a8"/>
    <w:rsid w:val="00142428"/>
    <w:pPr>
      <w:tabs>
        <w:tab w:val="center" w:pos="4320"/>
        <w:tab w:val="right" w:pos="8640"/>
      </w:tabs>
    </w:pPr>
  </w:style>
  <w:style w:type="character" w:customStyle="1" w:styleId="a8">
    <w:name w:val="页眉 字符"/>
    <w:basedOn w:val="a0"/>
    <w:link w:val="a7"/>
    <w:rsid w:val="00142428"/>
    <w:rPr>
      <w:rFonts w:asciiTheme="minorHAnsi" w:eastAsiaTheme="minorEastAsia" w:hAnsiTheme="minorHAnsi" w:cstheme="minorBidi"/>
      <w:kern w:val="2"/>
      <w:sz w:val="21"/>
      <w:szCs w:val="24"/>
    </w:rPr>
  </w:style>
  <w:style w:type="paragraph" w:styleId="a9">
    <w:name w:val="footer"/>
    <w:basedOn w:val="a"/>
    <w:link w:val="aa"/>
    <w:rsid w:val="00142428"/>
    <w:pPr>
      <w:tabs>
        <w:tab w:val="center" w:pos="4320"/>
        <w:tab w:val="right" w:pos="8640"/>
      </w:tabs>
    </w:pPr>
  </w:style>
  <w:style w:type="character" w:customStyle="1" w:styleId="aa">
    <w:name w:val="页脚 字符"/>
    <w:basedOn w:val="a0"/>
    <w:link w:val="a9"/>
    <w:rsid w:val="00142428"/>
    <w:rPr>
      <w:rFonts w:asciiTheme="minorHAnsi" w:eastAsiaTheme="minorEastAsia" w:hAnsiTheme="minorHAnsi" w:cstheme="minorBidi"/>
      <w:kern w:val="2"/>
      <w:sz w:val="21"/>
      <w:szCs w:val="24"/>
    </w:rPr>
  </w:style>
  <w:style w:type="paragraph" w:styleId="ab">
    <w:name w:val="Revision"/>
    <w:hidden/>
    <w:uiPriority w:val="99"/>
    <w:unhideWhenUsed/>
    <w:rsid w:val="00142428"/>
    <w:rPr>
      <w:rFonts w:asciiTheme="minorHAnsi" w:eastAsiaTheme="minorEastAsia" w:hAnsiTheme="minorHAnsi" w:cstheme="minorBidi"/>
      <w:kern w:val="2"/>
      <w:sz w:val="21"/>
      <w:szCs w:val="24"/>
    </w:rPr>
  </w:style>
  <w:style w:type="character" w:styleId="ac">
    <w:name w:val="annotation reference"/>
    <w:basedOn w:val="a0"/>
    <w:rsid w:val="00142428"/>
    <w:rPr>
      <w:sz w:val="16"/>
      <w:szCs w:val="16"/>
    </w:rPr>
  </w:style>
  <w:style w:type="paragraph" w:styleId="ad">
    <w:name w:val="annotation text"/>
    <w:basedOn w:val="a"/>
    <w:link w:val="ae"/>
    <w:rsid w:val="00142428"/>
    <w:rPr>
      <w:sz w:val="20"/>
      <w:szCs w:val="20"/>
    </w:rPr>
  </w:style>
  <w:style w:type="character" w:customStyle="1" w:styleId="ae">
    <w:name w:val="批注文字 字符"/>
    <w:basedOn w:val="a0"/>
    <w:link w:val="ad"/>
    <w:rsid w:val="00142428"/>
    <w:rPr>
      <w:rFonts w:asciiTheme="minorHAnsi" w:eastAsiaTheme="minorEastAsia" w:hAnsiTheme="minorHAnsi" w:cstheme="minorBidi"/>
      <w:kern w:val="2"/>
    </w:rPr>
  </w:style>
  <w:style w:type="paragraph" w:styleId="af">
    <w:name w:val="annotation subject"/>
    <w:basedOn w:val="ad"/>
    <w:next w:val="ad"/>
    <w:link w:val="af0"/>
    <w:rsid w:val="00142428"/>
    <w:rPr>
      <w:b/>
      <w:bCs/>
    </w:rPr>
  </w:style>
  <w:style w:type="character" w:customStyle="1" w:styleId="af0">
    <w:name w:val="批注主题 字符"/>
    <w:basedOn w:val="ae"/>
    <w:link w:val="af"/>
    <w:rsid w:val="00142428"/>
    <w:rPr>
      <w:rFonts w:asciiTheme="minorHAnsi" w:eastAsiaTheme="minorEastAsia" w:hAnsiTheme="minorHAnsi" w:cstheme="minorBidi"/>
      <w:b/>
      <w:bCs/>
      <w:kern w:val="2"/>
    </w:rPr>
  </w:style>
  <w:style w:type="paragraph" w:styleId="af1">
    <w:name w:val="footnote text"/>
    <w:basedOn w:val="a"/>
    <w:link w:val="af2"/>
    <w:rsid w:val="00142428"/>
    <w:rPr>
      <w:sz w:val="20"/>
      <w:szCs w:val="20"/>
    </w:rPr>
  </w:style>
  <w:style w:type="character" w:customStyle="1" w:styleId="af2">
    <w:name w:val="脚注文本 字符"/>
    <w:basedOn w:val="a0"/>
    <w:link w:val="af1"/>
    <w:rsid w:val="00142428"/>
    <w:rPr>
      <w:rFonts w:asciiTheme="minorHAnsi" w:eastAsiaTheme="minorEastAsia" w:hAnsiTheme="minorHAnsi" w:cstheme="minorBidi"/>
      <w:kern w:val="2"/>
    </w:rPr>
  </w:style>
  <w:style w:type="character" w:styleId="af3">
    <w:name w:val="footnote reference"/>
    <w:basedOn w:val="a0"/>
    <w:rsid w:val="00142428"/>
    <w:rPr>
      <w:vertAlign w:val="superscript"/>
    </w:rPr>
  </w:style>
  <w:style w:type="character" w:styleId="af4">
    <w:name w:val="Unresolved Mention"/>
    <w:basedOn w:val="a0"/>
    <w:uiPriority w:val="99"/>
    <w:semiHidden/>
    <w:unhideWhenUsed/>
    <w:rsid w:val="00142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investor.org.cn/about_us/" TargetMode="External"/><Relationship Id="rId39" Type="http://schemas.openxmlformats.org/officeDocument/2006/relationships/hyperlink" Target="https://www.pearson.com/se/Nordics-Higher-Education/subject-catalogue/computer-science/designing-user-experience-a-guide-to-HCI-UX-and-interaction-design.htm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doi.org/10.1080/10447318.2021.1990517"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24840/2183-0606_004.004_0004" TargetMode="External"/><Relationship Id="rId33" Type="http://schemas.openxmlformats.org/officeDocument/2006/relationships/hyperlink" Target="https://doi.org/10.1016/j.ijinfomgt.2018.10.013" TargetMode="External"/><Relationship Id="rId38" Type="http://schemas.openxmlformats.org/officeDocument/2006/relationships/hyperlink" Target="https://doi.org/10.1177/152910061245326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jfineco.2011.03.006"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pbc.gov.cn/zhengwugongkai/4081330/4406346/4693549/4470403/index.html" TargetMode="External"/><Relationship Id="rId32" Type="http://schemas.openxmlformats.org/officeDocument/2006/relationships/hyperlink" Target="https://doi.org/10.1145/2181037.2181040" TargetMode="External"/><Relationship Id="rId37" Type="http://schemas.openxmlformats.org/officeDocument/2006/relationships/hyperlink" Target="https://doi.org/10.1037/0003-066X.55.1.6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pbc.gov.cn/goutongjiaoliu/113456/113469/2025092212550087974/index.html" TargetMode="External"/><Relationship Id="rId28" Type="http://schemas.openxmlformats.org/officeDocument/2006/relationships/hyperlink" Target="https://doi.org/10.1257/jel.52.1.5" TargetMode="External"/><Relationship Id="rId36" Type="http://schemas.openxmlformats.org/officeDocument/2006/relationships/hyperlink" Target="https://www.sec.gov/newsroom/press-releases/2021-167"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www.designcouncil.org.uk/resources/framework-for-innovatio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pbc.gov.cn/goutongjiaoliu/113456/113469/2025092212551887080/index.html" TargetMode="External"/><Relationship Id="rId30" Type="http://schemas.openxmlformats.org/officeDocument/2006/relationships/hyperlink" Target="https://doi.org/10.1787/566ce90b-en" TargetMode="External"/><Relationship Id="rId35" Type="http://schemas.openxmlformats.org/officeDocument/2006/relationships/hyperlink" Target="https://www.fca.org.uk/publications/research-notes/research-note-digital-engagement-practices-trading-apps-experimen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E1956-0A83-498D-A3F7-593427CD9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29</Pages>
  <Words>4101</Words>
  <Characters>23379</Characters>
  <Application>Microsoft Office Word</Application>
  <DocSecurity>0</DocSecurity>
  <Lines>194</Lines>
  <Paragraphs>54</Paragraphs>
  <ScaleCrop>false</ScaleCrop>
  <Company/>
  <LinksUpToDate>false</LinksUpToDate>
  <CharactersWithSpaces>27426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Tanaka</dc:creator>
  <cp:lastModifiedBy>Xiaochen Zheng</cp:lastModifiedBy>
  <cp:revision>5</cp:revision>
  <dcterms:created xsi:type="dcterms:W3CDTF">2026-04-30T05:23:00Z</dcterms:created>
  <dcterms:modified xsi:type="dcterms:W3CDTF">2026-05-13T09:40:00Z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eyJoZGlkIjoiZTFmNDJmZjgyMzIxMGIwZGFjYjBlMDllNzAxZjI2MDkiLCJ1c2VySWQiOiIzMzUxNzc2MTkifQ==</vt:lpwstr>
  </property>
  <property fmtid="{D5CDD505-2E9C-101B-9397-08002B2CF9AE}" pid="4" name="ICV">
    <vt:lpwstr>B7BF18D48338413A9A5728B241BE5EFD_12</vt:lpwstr>
  </property>
</Properties>
</file>